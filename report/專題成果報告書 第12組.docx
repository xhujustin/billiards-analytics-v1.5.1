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7181" w14:textId="77777777" w:rsidR="00BD3612" w:rsidRPr="005168A0" w:rsidRDefault="00BD3612" w:rsidP="001C23BF">
      <w:pPr>
        <w:snapToGrid w:val="0"/>
        <w:rPr>
          <w:rFonts w:ascii="DFKai-SB"/>
          <w:b/>
        </w:rPr>
      </w:pPr>
    </w:p>
    <w:p w14:paraId="35C0061D" w14:textId="5FD937DB" w:rsidR="00D00CE6" w:rsidRPr="00BC7874" w:rsidRDefault="00D00CE6" w:rsidP="00BC7874">
      <w:pPr>
        <w:snapToGrid w:val="0"/>
        <w:jc w:val="center"/>
        <w:rPr>
          <w:b/>
          <w:color w:val="999999"/>
          <w:sz w:val="36"/>
          <w:szCs w:val="36"/>
        </w:rPr>
      </w:pPr>
      <w:commentRangeStart w:id="0"/>
      <w:r w:rsidRPr="002626D0">
        <w:rPr>
          <w:rFonts w:ascii="DFKai-SB" w:hint="eastAsia"/>
          <w:b/>
          <w:sz w:val="36"/>
          <w:szCs w:val="36"/>
        </w:rPr>
        <w:t>國立勤益</w:t>
      </w:r>
      <w:r w:rsidR="002626D0" w:rsidRPr="002626D0">
        <w:rPr>
          <w:rFonts w:ascii="DFKai-SB" w:hint="eastAsia"/>
          <w:b/>
          <w:sz w:val="36"/>
          <w:szCs w:val="36"/>
        </w:rPr>
        <w:t>科技大學</w:t>
      </w:r>
      <w:r w:rsidR="00234559">
        <w:rPr>
          <w:rFonts w:ascii="DFKai-SB" w:hint="eastAsia"/>
          <w:b/>
          <w:sz w:val="36"/>
          <w:szCs w:val="36"/>
        </w:rPr>
        <w:t>人工智慧應用工程系</w:t>
      </w:r>
      <w:r w:rsidR="002626D0" w:rsidRPr="002626D0">
        <w:rPr>
          <w:rFonts w:ascii="DFKai-SB" w:hint="eastAsia"/>
          <w:b/>
          <w:sz w:val="36"/>
          <w:szCs w:val="36"/>
        </w:rPr>
        <w:t>實務專題</w:t>
      </w:r>
      <w:r w:rsidR="00AB70B9">
        <w:rPr>
          <w:rFonts w:ascii="DFKai-SB" w:hint="eastAsia"/>
          <w:b/>
          <w:sz w:val="36"/>
          <w:szCs w:val="36"/>
        </w:rPr>
        <w:t>進度</w:t>
      </w:r>
      <w:r w:rsidRPr="002626D0">
        <w:rPr>
          <w:rFonts w:hint="eastAsia"/>
          <w:b/>
          <w:sz w:val="36"/>
          <w:szCs w:val="36"/>
        </w:rPr>
        <w:t>報告</w:t>
      </w:r>
      <w:commentRangeEnd w:id="0"/>
      <w:r w:rsidR="001C23BF">
        <w:rPr>
          <w:rStyle w:val="a4"/>
        </w:rPr>
        <w:commentReference w:id="0"/>
      </w:r>
      <w:r w:rsidR="00BC7874">
        <w:rPr>
          <w:b/>
          <w:color w:val="999999"/>
          <w:sz w:val="36"/>
          <w:szCs w:val="36"/>
        </w:rPr>
        <w:br/>
      </w:r>
    </w:p>
    <w:p w14:paraId="6E8EF04E" w14:textId="4C01D0DD" w:rsidR="00D00CE6" w:rsidRDefault="007202CE" w:rsidP="00BC7874">
      <w:pPr>
        <w:snapToGrid w:val="0"/>
        <w:jc w:val="center"/>
        <w:rPr>
          <w:sz w:val="36"/>
        </w:rPr>
      </w:pPr>
      <w:r w:rsidRPr="007202CE">
        <w:rPr>
          <w:rFonts w:hint="eastAsia"/>
          <w:sz w:val="36"/>
        </w:rPr>
        <w:t>撞球即時分析與策略輔助系統</w:t>
      </w:r>
    </w:p>
    <w:p w14:paraId="780E2271" w14:textId="29E9CBBE" w:rsidR="00BA7FA4" w:rsidRDefault="00BC7874" w:rsidP="00BC7874">
      <w:pPr>
        <w:snapToGrid w:val="0"/>
        <w:spacing w:afterLines="100" w:after="240"/>
        <w:jc w:val="center"/>
        <w:rPr>
          <w:sz w:val="36"/>
        </w:rPr>
      </w:pPr>
      <w:r w:rsidRPr="00BC7874">
        <w:rPr>
          <w:sz w:val="36"/>
        </w:rPr>
        <w:t>A real-time billiards analysis and strategic assistance system</w:t>
      </w:r>
    </w:p>
    <w:p w14:paraId="0939FB9D" w14:textId="77777777" w:rsidR="00BC7874" w:rsidRPr="00BC7874" w:rsidRDefault="00BC7874" w:rsidP="00BC7874">
      <w:pPr>
        <w:snapToGrid w:val="0"/>
        <w:spacing w:afterLines="100" w:after="240"/>
        <w:jc w:val="center"/>
        <w:rPr>
          <w:sz w:val="36"/>
        </w:rPr>
      </w:pPr>
    </w:p>
    <w:p w14:paraId="31428BAE" w14:textId="534321D6" w:rsidR="00D00CE6" w:rsidRPr="00C419B8" w:rsidRDefault="00D00CE6" w:rsidP="00C14912">
      <w:pPr>
        <w:pStyle w:val="3"/>
        <w:snapToGrid w:val="0"/>
        <w:ind w:left="560" w:firstLine="0"/>
        <w:rPr>
          <w:rFonts w:asciiTheme="minorEastAsia" w:eastAsiaTheme="minorEastAsia" w:hAnsiTheme="minorEastAsia"/>
          <w:sz w:val="28"/>
          <w:szCs w:val="28"/>
        </w:rPr>
      </w:pPr>
      <w:commentRangeStart w:id="1"/>
      <w:r w:rsidRPr="00C419B8">
        <w:rPr>
          <w:rFonts w:asciiTheme="minorEastAsia" w:eastAsiaTheme="minorEastAsia" w:hAnsiTheme="minorEastAsia" w:hint="eastAsia"/>
          <w:sz w:val="28"/>
          <w:szCs w:val="28"/>
        </w:rPr>
        <w:t>執 行 期 間 ：</w:t>
      </w:r>
      <w:r w:rsidR="007202CE" w:rsidRPr="00C419B8">
        <w:rPr>
          <w:rFonts w:asciiTheme="minorEastAsia" w:eastAsiaTheme="minorEastAsia" w:hAnsiTheme="minorEastAsia" w:hint="eastAsia"/>
          <w:sz w:val="28"/>
          <w:szCs w:val="28"/>
        </w:rPr>
        <w:t>114</w:t>
      </w:r>
      <w:r w:rsidR="006216EF" w:rsidRPr="00C419B8">
        <w:rPr>
          <w:rFonts w:asciiTheme="minorEastAsia" w:eastAsiaTheme="minorEastAsia" w:hAnsiTheme="minorEastAsia" w:hint="eastAsia"/>
          <w:sz w:val="28"/>
          <w:szCs w:val="28"/>
        </w:rPr>
        <w:t>學</w:t>
      </w:r>
      <w:r w:rsidRPr="00C419B8">
        <w:rPr>
          <w:rFonts w:asciiTheme="minorEastAsia" w:eastAsiaTheme="minorEastAsia" w:hAnsiTheme="minorEastAsia" w:hint="eastAsia"/>
          <w:sz w:val="28"/>
          <w:szCs w:val="28"/>
        </w:rPr>
        <w:t>年</w:t>
      </w:r>
      <w:r w:rsidR="006216EF" w:rsidRPr="00C419B8">
        <w:rPr>
          <w:rFonts w:asciiTheme="minorEastAsia" w:eastAsiaTheme="minorEastAsia" w:hAnsiTheme="minorEastAsia" w:hint="eastAsia"/>
          <w:sz w:val="28"/>
          <w:szCs w:val="28"/>
        </w:rPr>
        <w:t>度</w:t>
      </w:r>
      <w:r w:rsidR="00AB70B9" w:rsidRPr="00C419B8">
        <w:rPr>
          <w:rFonts w:asciiTheme="minorEastAsia" w:eastAsiaTheme="minorEastAsia" w:hAnsiTheme="minorEastAsia" w:hint="eastAsia"/>
          <w:sz w:val="28"/>
          <w:szCs w:val="28"/>
        </w:rPr>
        <w:t>上</w:t>
      </w:r>
      <w:r w:rsidR="006216EF" w:rsidRPr="00C419B8">
        <w:rPr>
          <w:rFonts w:asciiTheme="minorEastAsia" w:eastAsiaTheme="minorEastAsia" w:hAnsiTheme="minorEastAsia" w:hint="eastAsia"/>
          <w:sz w:val="28"/>
          <w:szCs w:val="28"/>
        </w:rPr>
        <w:t>學期</w:t>
      </w:r>
      <w:r w:rsidRPr="00C419B8">
        <w:rPr>
          <w:rFonts w:asciiTheme="minorEastAsia" w:eastAsiaTheme="minorEastAsia" w:hAnsiTheme="minorEastAsia" w:hint="eastAsia"/>
          <w:sz w:val="28"/>
          <w:szCs w:val="28"/>
        </w:rPr>
        <w:t>至</w:t>
      </w:r>
      <w:r w:rsidR="007202CE" w:rsidRPr="00C419B8">
        <w:rPr>
          <w:rFonts w:asciiTheme="minorEastAsia" w:eastAsiaTheme="minorEastAsia" w:hAnsiTheme="minorEastAsia" w:hint="eastAsia"/>
          <w:sz w:val="28"/>
          <w:szCs w:val="28"/>
        </w:rPr>
        <w:t>114</w:t>
      </w:r>
      <w:r w:rsidR="006216EF" w:rsidRPr="00C419B8">
        <w:rPr>
          <w:rFonts w:asciiTheme="minorEastAsia" w:eastAsiaTheme="minorEastAsia" w:hAnsiTheme="minorEastAsia" w:hint="eastAsia"/>
          <w:sz w:val="28"/>
          <w:szCs w:val="28"/>
        </w:rPr>
        <w:t>學年度</w:t>
      </w:r>
      <w:r w:rsidR="00AB70B9" w:rsidRPr="00C419B8">
        <w:rPr>
          <w:rFonts w:asciiTheme="minorEastAsia" w:eastAsiaTheme="minorEastAsia" w:hAnsiTheme="minorEastAsia" w:hint="eastAsia"/>
          <w:sz w:val="28"/>
          <w:szCs w:val="28"/>
        </w:rPr>
        <w:t>下</w:t>
      </w:r>
      <w:r w:rsidR="006216EF" w:rsidRPr="00C419B8">
        <w:rPr>
          <w:rFonts w:asciiTheme="minorEastAsia" w:eastAsiaTheme="minorEastAsia" w:hAnsiTheme="minorEastAsia" w:hint="eastAsia"/>
          <w:sz w:val="28"/>
          <w:szCs w:val="28"/>
        </w:rPr>
        <w:t>學期</w:t>
      </w:r>
      <w:commentRangeEnd w:id="1"/>
      <w:r w:rsidR="001C23BF" w:rsidRPr="00C419B8">
        <w:rPr>
          <w:rStyle w:val="a4"/>
          <w:rFonts w:asciiTheme="minorEastAsia" w:eastAsiaTheme="minorEastAsia" w:hAnsiTheme="minorEastAsia"/>
          <w:sz w:val="28"/>
          <w:szCs w:val="28"/>
        </w:rPr>
        <w:commentReference w:id="1"/>
      </w:r>
    </w:p>
    <w:p w14:paraId="60F55711" w14:textId="77777777" w:rsidR="00D00CE6" w:rsidRPr="00C419B8" w:rsidRDefault="00D00CE6" w:rsidP="00D00CE6">
      <w:pPr>
        <w:snapToGrid w:val="0"/>
        <w:ind w:firstLineChars="200" w:firstLine="580"/>
        <w:rPr>
          <w:rFonts w:asciiTheme="minorEastAsia" w:hAnsiTheme="minorEastAsia"/>
          <w:sz w:val="28"/>
        </w:rPr>
      </w:pPr>
    </w:p>
    <w:p w14:paraId="3F1A249B" w14:textId="77777777" w:rsidR="00C14912" w:rsidRPr="00C419B8" w:rsidRDefault="00C14912" w:rsidP="00C14912">
      <w:pPr>
        <w:pStyle w:val="3"/>
        <w:snapToGrid w:val="0"/>
        <w:ind w:left="560" w:firstLine="0"/>
        <w:rPr>
          <w:rFonts w:asciiTheme="minorEastAsia" w:eastAsiaTheme="minorEastAsia" w:hAnsiTheme="minorEastAsia"/>
          <w:sz w:val="28"/>
          <w:szCs w:val="28"/>
        </w:rPr>
      </w:pPr>
      <w:commentRangeStart w:id="2"/>
      <w:r w:rsidRPr="00C419B8">
        <w:rPr>
          <w:rFonts w:asciiTheme="minorEastAsia" w:eastAsiaTheme="minorEastAsia" w:hAnsiTheme="minorEastAsia" w:hint="eastAsia"/>
          <w:sz w:val="28"/>
          <w:szCs w:val="28"/>
        </w:rPr>
        <w:t>專題參與人員：</w:t>
      </w:r>
      <w:commentRangeEnd w:id="2"/>
      <w:r w:rsidR="001C23BF" w:rsidRPr="00C419B8">
        <w:rPr>
          <w:rStyle w:val="a4"/>
          <w:rFonts w:asciiTheme="minorEastAsia" w:eastAsiaTheme="minorEastAsia" w:hAnsiTheme="minorEastAsia"/>
          <w:sz w:val="28"/>
          <w:szCs w:val="28"/>
        </w:rPr>
        <w:commentReference w:id="2"/>
      </w:r>
    </w:p>
    <w:p w14:paraId="68FB2AB1" w14:textId="77777777" w:rsidR="00BD1478" w:rsidRPr="00C419B8" w:rsidRDefault="00BD1478" w:rsidP="00C14912">
      <w:pPr>
        <w:pStyle w:val="3"/>
        <w:snapToGrid w:val="0"/>
        <w:ind w:left="560" w:firstLine="0"/>
        <w:rPr>
          <w:rFonts w:asciiTheme="minorEastAsia" w:eastAsiaTheme="minorEastAsia" w:hAnsiTheme="minorEastAsia"/>
          <w:sz w:val="28"/>
        </w:rPr>
      </w:pPr>
    </w:p>
    <w:p w14:paraId="06A1C715" w14:textId="77777777" w:rsidR="00C14912" w:rsidRPr="00C419B8" w:rsidRDefault="00C14912" w:rsidP="00C14912">
      <w:pPr>
        <w:pStyle w:val="3"/>
        <w:snapToGrid w:val="0"/>
        <w:ind w:left="560" w:firstLineChars="710" w:firstLine="2059"/>
        <w:rPr>
          <w:rFonts w:asciiTheme="minorEastAsia" w:eastAsiaTheme="minorEastAsia" w:hAnsiTheme="minorEastAsia"/>
          <w:sz w:val="28"/>
          <w:szCs w:val="28"/>
        </w:rPr>
      </w:pPr>
      <w:commentRangeStart w:id="3"/>
      <w:proofErr w:type="gramStart"/>
      <w:r w:rsidRPr="00C419B8">
        <w:rPr>
          <w:rFonts w:asciiTheme="minorEastAsia" w:eastAsiaTheme="minorEastAsia" w:hAnsiTheme="minorEastAsia" w:hint="eastAsia"/>
          <w:sz w:val="28"/>
          <w:szCs w:val="28"/>
        </w:rPr>
        <w:t>部別</w:t>
      </w:r>
      <w:proofErr w:type="gramEnd"/>
      <w:r w:rsidRPr="00C419B8">
        <w:rPr>
          <w:rFonts w:asciiTheme="minorEastAsia" w:eastAsiaTheme="minorEastAsia" w:hAnsiTheme="minorEastAsia" w:hint="eastAsia"/>
          <w:sz w:val="28"/>
          <w:szCs w:val="28"/>
        </w:rPr>
        <w:t>：</w:t>
      </w:r>
      <w:commentRangeEnd w:id="3"/>
      <w:r w:rsidR="00A729C8" w:rsidRPr="00C419B8">
        <w:rPr>
          <w:rStyle w:val="a4"/>
          <w:rFonts w:asciiTheme="minorEastAsia" w:eastAsiaTheme="minorEastAsia" w:hAnsiTheme="minorEastAsia"/>
          <w:sz w:val="28"/>
          <w:szCs w:val="28"/>
        </w:rPr>
        <w:commentReference w:id="3"/>
      </w:r>
      <w:r w:rsidR="00D25F8F" w:rsidRPr="00C419B8">
        <w:rPr>
          <w:rFonts w:asciiTheme="minorEastAsia" w:eastAsiaTheme="minorEastAsia" w:hAnsiTheme="minorEastAsia" w:hint="eastAsia"/>
          <w:sz w:val="28"/>
          <w:szCs w:val="28"/>
        </w:rPr>
        <w:t>日間部</w:t>
      </w:r>
    </w:p>
    <w:p w14:paraId="075F30FF" w14:textId="77777777" w:rsidR="00BD1478" w:rsidRPr="00C419B8" w:rsidRDefault="00BD1478" w:rsidP="00C14912">
      <w:pPr>
        <w:pStyle w:val="3"/>
        <w:snapToGrid w:val="0"/>
        <w:ind w:left="560" w:firstLineChars="710" w:firstLine="2059"/>
        <w:rPr>
          <w:rFonts w:asciiTheme="minorEastAsia" w:eastAsiaTheme="minorEastAsia" w:hAnsiTheme="minorEastAsia"/>
          <w:sz w:val="28"/>
        </w:rPr>
      </w:pPr>
    </w:p>
    <w:p w14:paraId="69E75B3C" w14:textId="0162D26E" w:rsidR="00C14912" w:rsidRPr="00C419B8" w:rsidRDefault="00C14912" w:rsidP="00C14912">
      <w:pPr>
        <w:pStyle w:val="3"/>
        <w:snapToGrid w:val="0"/>
        <w:ind w:left="560" w:firstLineChars="710" w:firstLine="2059"/>
        <w:rPr>
          <w:rFonts w:asciiTheme="minorEastAsia" w:eastAsiaTheme="minorEastAsia" w:hAnsiTheme="minorEastAsia"/>
          <w:sz w:val="28"/>
          <w:szCs w:val="28"/>
        </w:rPr>
      </w:pPr>
      <w:commentRangeStart w:id="4"/>
      <w:r w:rsidRPr="00C419B8">
        <w:rPr>
          <w:rFonts w:asciiTheme="minorEastAsia" w:eastAsiaTheme="minorEastAsia" w:hAnsiTheme="minorEastAsia" w:hint="eastAsia"/>
          <w:sz w:val="28"/>
          <w:szCs w:val="28"/>
        </w:rPr>
        <w:t>組別：</w:t>
      </w:r>
      <w:commentRangeEnd w:id="4"/>
      <w:r w:rsidR="00A729C8" w:rsidRPr="00C419B8">
        <w:rPr>
          <w:rStyle w:val="a4"/>
          <w:rFonts w:asciiTheme="minorEastAsia" w:eastAsiaTheme="minorEastAsia" w:hAnsiTheme="minorEastAsia"/>
          <w:sz w:val="28"/>
          <w:szCs w:val="28"/>
        </w:rPr>
        <w:commentReference w:id="4"/>
      </w:r>
      <w:r w:rsidRPr="00C419B8">
        <w:rPr>
          <w:rFonts w:asciiTheme="minorEastAsia" w:eastAsiaTheme="minorEastAsia" w:hAnsiTheme="minorEastAsia" w:hint="eastAsia"/>
          <w:sz w:val="28"/>
          <w:szCs w:val="28"/>
        </w:rPr>
        <w:t>第</w:t>
      </w:r>
      <w:r w:rsidR="007202CE" w:rsidRPr="00C419B8">
        <w:rPr>
          <w:rFonts w:asciiTheme="minorEastAsia" w:eastAsiaTheme="minorEastAsia" w:hAnsiTheme="minorEastAsia" w:hint="eastAsia"/>
          <w:sz w:val="28"/>
          <w:szCs w:val="28"/>
        </w:rPr>
        <w:t>12</w:t>
      </w:r>
      <w:r w:rsidRPr="00C419B8">
        <w:rPr>
          <w:rFonts w:asciiTheme="minorEastAsia" w:eastAsiaTheme="minorEastAsia" w:hAnsiTheme="minorEastAsia" w:hint="eastAsia"/>
          <w:sz w:val="28"/>
          <w:szCs w:val="28"/>
        </w:rPr>
        <w:t>組</w:t>
      </w:r>
    </w:p>
    <w:p w14:paraId="6BA3FA44" w14:textId="77777777" w:rsidR="00BD1478" w:rsidRPr="00C419B8" w:rsidRDefault="00BD1478" w:rsidP="00C14912">
      <w:pPr>
        <w:pStyle w:val="3"/>
        <w:snapToGrid w:val="0"/>
        <w:ind w:left="560" w:firstLineChars="710" w:firstLine="2059"/>
        <w:rPr>
          <w:rFonts w:asciiTheme="minorEastAsia" w:eastAsiaTheme="minorEastAsia" w:hAnsiTheme="minorEastAsia"/>
          <w:sz w:val="28"/>
        </w:rPr>
      </w:pPr>
    </w:p>
    <w:p w14:paraId="0CC4EB02" w14:textId="33D1B958" w:rsidR="00C14912" w:rsidRPr="00C419B8" w:rsidRDefault="00C14912" w:rsidP="00C14912">
      <w:pPr>
        <w:pStyle w:val="3"/>
        <w:snapToGrid w:val="0"/>
        <w:ind w:left="560" w:firstLineChars="710" w:firstLine="2059"/>
        <w:rPr>
          <w:rFonts w:asciiTheme="minorEastAsia" w:eastAsiaTheme="minorEastAsia" w:hAnsiTheme="minorEastAsia"/>
          <w:sz w:val="28"/>
        </w:rPr>
      </w:pPr>
      <w:commentRangeStart w:id="5"/>
      <w:r w:rsidRPr="00C419B8">
        <w:rPr>
          <w:rFonts w:asciiTheme="minorEastAsia" w:eastAsiaTheme="minorEastAsia" w:hAnsiTheme="minorEastAsia" w:hint="eastAsia"/>
          <w:sz w:val="28"/>
        </w:rPr>
        <w:t>班別：</w:t>
      </w:r>
      <w:r w:rsidR="007202CE" w:rsidRPr="00C419B8">
        <w:rPr>
          <w:rFonts w:asciiTheme="minorEastAsia" w:eastAsiaTheme="minorEastAsia" w:hAnsiTheme="minorEastAsia" w:hint="eastAsia"/>
          <w:sz w:val="28"/>
        </w:rPr>
        <w:t>甲班</w:t>
      </w:r>
      <w:r w:rsidRPr="00C419B8">
        <w:rPr>
          <w:rFonts w:asciiTheme="minorEastAsia" w:eastAsiaTheme="minorEastAsia" w:hAnsiTheme="minorEastAsia" w:hint="eastAsia"/>
          <w:sz w:val="28"/>
        </w:rPr>
        <w:t xml:space="preserve"> </w:t>
      </w:r>
      <w:r w:rsidR="007202CE" w:rsidRPr="00C419B8">
        <w:rPr>
          <w:rFonts w:asciiTheme="minorEastAsia" w:eastAsiaTheme="minorEastAsia" w:hAnsiTheme="minorEastAsia" w:hint="eastAsia"/>
          <w:sz w:val="28"/>
        </w:rPr>
        <w:t xml:space="preserve">   </w:t>
      </w:r>
      <w:r w:rsidRPr="00C419B8">
        <w:rPr>
          <w:rFonts w:asciiTheme="minorEastAsia" w:eastAsiaTheme="minorEastAsia" w:hAnsiTheme="minorEastAsia" w:hint="eastAsia"/>
          <w:sz w:val="28"/>
        </w:rPr>
        <w:t>座號：</w:t>
      </w:r>
      <w:r w:rsidR="007202CE" w:rsidRPr="00C419B8">
        <w:rPr>
          <w:rFonts w:asciiTheme="minorEastAsia" w:eastAsiaTheme="minorEastAsia" w:hAnsiTheme="minorEastAsia" w:hint="eastAsia"/>
          <w:sz w:val="28"/>
        </w:rPr>
        <w:t>30</w:t>
      </w:r>
      <w:r w:rsidRPr="00C419B8">
        <w:rPr>
          <w:rFonts w:asciiTheme="minorEastAsia" w:eastAsiaTheme="minorEastAsia" w:hAnsiTheme="minorEastAsia" w:hint="eastAsia"/>
          <w:sz w:val="28"/>
        </w:rPr>
        <w:t xml:space="preserve">      姓名：</w:t>
      </w:r>
      <w:r w:rsidR="007202CE" w:rsidRPr="00C419B8">
        <w:rPr>
          <w:rFonts w:asciiTheme="minorEastAsia" w:eastAsiaTheme="minorEastAsia" w:hAnsiTheme="minorEastAsia" w:hint="eastAsia"/>
          <w:sz w:val="28"/>
        </w:rPr>
        <w:t>林正璿</w:t>
      </w:r>
    </w:p>
    <w:p w14:paraId="79785934" w14:textId="0C30FD96" w:rsidR="00C14912" w:rsidRPr="00C419B8" w:rsidRDefault="00C14912" w:rsidP="00C14912">
      <w:pPr>
        <w:pStyle w:val="3"/>
        <w:snapToGrid w:val="0"/>
        <w:ind w:left="560" w:firstLineChars="710" w:firstLine="2059"/>
        <w:rPr>
          <w:rFonts w:asciiTheme="minorEastAsia" w:eastAsiaTheme="minorEastAsia" w:hAnsiTheme="minorEastAsia"/>
          <w:sz w:val="28"/>
        </w:rPr>
      </w:pPr>
      <w:r w:rsidRPr="00C419B8">
        <w:rPr>
          <w:rFonts w:asciiTheme="minorEastAsia" w:eastAsiaTheme="minorEastAsia" w:hAnsiTheme="minorEastAsia" w:hint="eastAsia"/>
          <w:sz w:val="28"/>
        </w:rPr>
        <w:t>班別：</w:t>
      </w:r>
      <w:r w:rsidR="007202CE" w:rsidRPr="00C419B8">
        <w:rPr>
          <w:rFonts w:asciiTheme="minorEastAsia" w:eastAsiaTheme="minorEastAsia" w:hAnsiTheme="minorEastAsia" w:hint="eastAsia"/>
          <w:sz w:val="28"/>
        </w:rPr>
        <w:t>甲班</w:t>
      </w:r>
      <w:r w:rsidRPr="00C419B8">
        <w:rPr>
          <w:rFonts w:asciiTheme="minorEastAsia" w:eastAsiaTheme="minorEastAsia" w:hAnsiTheme="minorEastAsia" w:hint="eastAsia"/>
          <w:sz w:val="28"/>
        </w:rPr>
        <w:t xml:space="preserve">    座號：</w:t>
      </w:r>
      <w:r w:rsidR="007202CE" w:rsidRPr="00C419B8">
        <w:rPr>
          <w:rFonts w:asciiTheme="minorEastAsia" w:eastAsiaTheme="minorEastAsia" w:hAnsiTheme="minorEastAsia" w:hint="eastAsia"/>
          <w:sz w:val="28"/>
        </w:rPr>
        <w:t>41</w:t>
      </w:r>
      <w:r w:rsidRPr="00C419B8">
        <w:rPr>
          <w:rFonts w:asciiTheme="minorEastAsia" w:eastAsiaTheme="minorEastAsia" w:hAnsiTheme="minorEastAsia" w:hint="eastAsia"/>
          <w:sz w:val="28"/>
        </w:rPr>
        <w:t xml:space="preserve">      姓名：</w:t>
      </w:r>
      <w:r w:rsidR="007202CE" w:rsidRPr="00C419B8">
        <w:rPr>
          <w:rFonts w:asciiTheme="minorEastAsia" w:eastAsiaTheme="minorEastAsia" w:hAnsiTheme="minorEastAsia" w:hint="eastAsia"/>
          <w:sz w:val="28"/>
        </w:rPr>
        <w:t>邱新助</w:t>
      </w:r>
    </w:p>
    <w:p w14:paraId="190329E9" w14:textId="20EA76B8" w:rsidR="00C14912" w:rsidRPr="00C419B8" w:rsidRDefault="00C14912" w:rsidP="00C14912">
      <w:pPr>
        <w:pStyle w:val="3"/>
        <w:snapToGrid w:val="0"/>
        <w:ind w:left="560" w:firstLineChars="710" w:firstLine="2059"/>
        <w:rPr>
          <w:rFonts w:asciiTheme="minorEastAsia" w:eastAsiaTheme="minorEastAsia" w:hAnsiTheme="minorEastAsia"/>
          <w:sz w:val="28"/>
        </w:rPr>
      </w:pPr>
      <w:r w:rsidRPr="00C419B8">
        <w:rPr>
          <w:rFonts w:asciiTheme="minorEastAsia" w:eastAsiaTheme="minorEastAsia" w:hAnsiTheme="minorEastAsia" w:hint="eastAsia"/>
          <w:sz w:val="28"/>
        </w:rPr>
        <w:t>班別：</w:t>
      </w:r>
      <w:r w:rsidR="007202CE" w:rsidRPr="00C419B8">
        <w:rPr>
          <w:rFonts w:asciiTheme="minorEastAsia" w:eastAsiaTheme="minorEastAsia" w:hAnsiTheme="minorEastAsia" w:hint="eastAsia"/>
          <w:sz w:val="28"/>
        </w:rPr>
        <w:t>甲班</w:t>
      </w:r>
      <w:r w:rsidRPr="00C419B8">
        <w:rPr>
          <w:rFonts w:asciiTheme="minorEastAsia" w:eastAsiaTheme="minorEastAsia" w:hAnsiTheme="minorEastAsia" w:hint="eastAsia"/>
          <w:sz w:val="28"/>
        </w:rPr>
        <w:t xml:space="preserve">    座號：</w:t>
      </w:r>
      <w:r w:rsidR="007202CE" w:rsidRPr="00C419B8">
        <w:rPr>
          <w:rFonts w:asciiTheme="minorEastAsia" w:eastAsiaTheme="minorEastAsia" w:hAnsiTheme="minorEastAsia" w:hint="eastAsia"/>
          <w:sz w:val="28"/>
        </w:rPr>
        <w:t>53</w:t>
      </w:r>
      <w:r w:rsidRPr="00C419B8">
        <w:rPr>
          <w:rFonts w:asciiTheme="minorEastAsia" w:eastAsiaTheme="minorEastAsia" w:hAnsiTheme="minorEastAsia" w:hint="eastAsia"/>
          <w:sz w:val="28"/>
        </w:rPr>
        <w:t xml:space="preserve">      姓名：</w:t>
      </w:r>
      <w:r w:rsidR="007202CE" w:rsidRPr="00C419B8">
        <w:rPr>
          <w:rFonts w:asciiTheme="minorEastAsia" w:eastAsiaTheme="minorEastAsia" w:hAnsiTheme="minorEastAsia" w:hint="eastAsia"/>
          <w:sz w:val="28"/>
        </w:rPr>
        <w:t>許宸翊</w:t>
      </w:r>
    </w:p>
    <w:commentRangeEnd w:id="5"/>
    <w:p w14:paraId="296B999A" w14:textId="77777777" w:rsidR="00C14912" w:rsidRDefault="00A729C8" w:rsidP="00BA7FA4">
      <w:pPr>
        <w:pStyle w:val="3"/>
        <w:snapToGrid w:val="0"/>
        <w:spacing w:afterLines="200" w:after="480"/>
        <w:ind w:left="283" w:hangingChars="157" w:hanging="283"/>
        <w:rPr>
          <w:rFonts w:ascii="DFKai-SB" w:eastAsia="DFKai-SB" w:hAnsi="DFKai-SB"/>
          <w:sz w:val="28"/>
        </w:rPr>
      </w:pPr>
      <w:r>
        <w:rPr>
          <w:rStyle w:val="a4"/>
          <w:rFonts w:ascii="Abadi MT Condensed Light" w:eastAsia="DFKai-SB"/>
        </w:rPr>
        <w:commentReference w:id="5"/>
      </w:r>
    </w:p>
    <w:p w14:paraId="1FF06723" w14:textId="1307E932" w:rsidR="00D00CE6" w:rsidRPr="00C419B8" w:rsidRDefault="006216EF" w:rsidP="00BA7FA4">
      <w:pPr>
        <w:pStyle w:val="3"/>
        <w:snapToGrid w:val="0"/>
        <w:spacing w:afterLines="800" w:after="1920"/>
        <w:ind w:left="560" w:firstLine="0"/>
        <w:rPr>
          <w:rFonts w:asciiTheme="minorEastAsia" w:eastAsiaTheme="minorEastAsia" w:hAnsiTheme="minorEastAsia"/>
          <w:sz w:val="28"/>
          <w:szCs w:val="28"/>
        </w:rPr>
      </w:pPr>
      <w:commentRangeStart w:id="6"/>
      <w:r w:rsidRPr="00C419B8">
        <w:rPr>
          <w:rFonts w:asciiTheme="minorEastAsia" w:eastAsiaTheme="minorEastAsia" w:hAnsiTheme="minorEastAsia" w:hint="eastAsia"/>
          <w:sz w:val="28"/>
          <w:szCs w:val="28"/>
        </w:rPr>
        <w:t>指導老師</w:t>
      </w:r>
      <w:r w:rsidR="00D00CE6" w:rsidRPr="00C419B8">
        <w:rPr>
          <w:rFonts w:asciiTheme="minorEastAsia" w:eastAsiaTheme="minorEastAsia" w:hAnsiTheme="minorEastAsia" w:hint="eastAsia"/>
          <w:sz w:val="28"/>
          <w:szCs w:val="28"/>
        </w:rPr>
        <w:t>：</w:t>
      </w:r>
      <w:commentRangeEnd w:id="6"/>
      <w:r w:rsidR="00A729C8" w:rsidRPr="00C419B8">
        <w:rPr>
          <w:rStyle w:val="a4"/>
          <w:rFonts w:asciiTheme="minorEastAsia" w:eastAsiaTheme="minorEastAsia" w:hAnsiTheme="minorEastAsia"/>
          <w:sz w:val="28"/>
          <w:szCs w:val="28"/>
        </w:rPr>
        <w:commentReference w:id="6"/>
      </w:r>
      <w:commentRangeStart w:id="7"/>
      <w:r w:rsidR="00A729C8" w:rsidRPr="00C419B8">
        <w:rPr>
          <w:rFonts w:asciiTheme="minorEastAsia" w:eastAsiaTheme="minorEastAsia" w:hAnsiTheme="minorEastAsia" w:hint="eastAsia"/>
          <w:sz w:val="28"/>
          <w:szCs w:val="28"/>
        </w:rPr>
        <w:t xml:space="preserve">            </w:t>
      </w:r>
      <w:commentRangeEnd w:id="7"/>
      <w:r w:rsidR="00A729C8" w:rsidRPr="00C419B8">
        <w:rPr>
          <w:rStyle w:val="a4"/>
          <w:rFonts w:asciiTheme="minorEastAsia" w:eastAsiaTheme="minorEastAsia" w:hAnsiTheme="minorEastAsia"/>
          <w:sz w:val="28"/>
          <w:szCs w:val="28"/>
        </w:rPr>
        <w:commentReference w:id="7"/>
      </w:r>
      <w:r w:rsidR="00683F39" w:rsidRPr="00C419B8">
        <w:rPr>
          <w:rFonts w:asciiTheme="minorEastAsia" w:eastAsiaTheme="minorEastAsia" w:hAnsiTheme="minorEastAsia" w:hint="eastAsia"/>
          <w:sz w:val="28"/>
          <w:szCs w:val="28"/>
        </w:rPr>
        <w:t>莊政宏 副教授</w:t>
      </w:r>
    </w:p>
    <w:p w14:paraId="7FF2FB6C" w14:textId="50FD0E77" w:rsidR="00683F39" w:rsidRPr="00C419B8" w:rsidRDefault="00683F39" w:rsidP="00BA7FA4">
      <w:pPr>
        <w:pStyle w:val="3"/>
        <w:snapToGrid w:val="0"/>
        <w:ind w:left="560"/>
        <w:jc w:val="center"/>
        <w:rPr>
          <w:rFonts w:ascii="Times New Roman" w:eastAsia="DFKai-SB"/>
          <w:sz w:val="28"/>
        </w:rPr>
      </w:pPr>
      <w:r w:rsidRPr="00C419B8">
        <w:rPr>
          <w:rFonts w:ascii="Times New Roman" w:eastAsia="DFKai-SB"/>
          <w:sz w:val="28"/>
        </w:rPr>
        <w:t>Department of Artificial Intelligence and Computer Engineering</w:t>
      </w:r>
    </w:p>
    <w:p w14:paraId="3AEA3916" w14:textId="6B92E5AD" w:rsidR="00683F39" w:rsidRPr="00C419B8" w:rsidRDefault="00683F39" w:rsidP="00BA7FA4">
      <w:pPr>
        <w:pStyle w:val="3"/>
        <w:snapToGrid w:val="0"/>
        <w:ind w:left="560" w:firstLine="0"/>
        <w:jc w:val="center"/>
        <w:rPr>
          <w:rFonts w:ascii="Times New Roman" w:eastAsia="DFKai-SB"/>
          <w:sz w:val="28"/>
        </w:rPr>
      </w:pPr>
      <w:r w:rsidRPr="00C419B8">
        <w:rPr>
          <w:rFonts w:ascii="Times New Roman" w:eastAsia="DFKai-SB"/>
          <w:sz w:val="28"/>
        </w:rPr>
        <w:t>National Chin-Yi University of Technology, 41170 Taichung, Taiwan R.O.C.</w:t>
      </w:r>
    </w:p>
    <w:p w14:paraId="484E9909" w14:textId="77777777" w:rsidR="00BA7FA4" w:rsidRPr="00BA7FA4" w:rsidRDefault="00BA7FA4" w:rsidP="00BA7FA4">
      <w:pPr>
        <w:pStyle w:val="3"/>
        <w:snapToGrid w:val="0"/>
        <w:spacing w:afterLines="250" w:after="600"/>
        <w:ind w:left="560" w:firstLine="0"/>
        <w:jc w:val="center"/>
        <w:rPr>
          <w:rFonts w:ascii="Times New Roman" w:eastAsia="DFKai-SB"/>
          <w:sz w:val="28"/>
        </w:rPr>
      </w:pPr>
    </w:p>
    <w:p w14:paraId="3D4DF54D" w14:textId="10947484" w:rsidR="009C37E6" w:rsidRDefault="00D00CE6" w:rsidP="001D50D5">
      <w:pPr>
        <w:snapToGrid w:val="0"/>
        <w:jc w:val="center"/>
        <w:rPr>
          <w:rFonts w:ascii="DFKai-SB" w:hAnsi="DFKai-SB"/>
          <w:sz w:val="32"/>
          <w:szCs w:val="32"/>
        </w:rPr>
      </w:pPr>
      <w:commentRangeStart w:id="8"/>
      <w:r w:rsidRPr="00665AD5">
        <w:rPr>
          <w:rFonts w:ascii="DFKai-SB" w:hAnsi="DFKai-SB" w:hint="eastAsia"/>
          <w:sz w:val="32"/>
          <w:szCs w:val="32"/>
        </w:rPr>
        <w:t xml:space="preserve">中　華　民　國　</w:t>
      </w:r>
      <w:r w:rsidR="00683F39" w:rsidRPr="00665AD5">
        <w:rPr>
          <w:rFonts w:ascii="DFKai-SB" w:hAnsi="DFKai-SB"/>
          <w:sz w:val="32"/>
          <w:szCs w:val="32"/>
        </w:rPr>
        <w:t>114</w:t>
      </w:r>
      <w:r w:rsidR="00683F39" w:rsidRPr="00665AD5">
        <w:rPr>
          <w:rFonts w:ascii="DFKai-SB" w:hAnsi="DFKai-SB" w:hint="eastAsia"/>
          <w:sz w:val="32"/>
          <w:szCs w:val="32"/>
        </w:rPr>
        <w:t xml:space="preserve">  </w:t>
      </w:r>
      <w:r w:rsidRPr="00665AD5">
        <w:rPr>
          <w:rFonts w:ascii="DFKai-SB" w:hAnsi="DFKai-SB" w:hint="eastAsia"/>
          <w:sz w:val="32"/>
          <w:szCs w:val="32"/>
        </w:rPr>
        <w:t xml:space="preserve">年　</w:t>
      </w:r>
      <w:r w:rsidR="00683F39" w:rsidRPr="00665AD5">
        <w:rPr>
          <w:rFonts w:ascii="DFKai-SB" w:hAnsi="DFKai-SB"/>
          <w:sz w:val="32"/>
          <w:szCs w:val="32"/>
        </w:rPr>
        <w:t>12</w:t>
      </w:r>
      <w:r w:rsidRPr="00665AD5">
        <w:rPr>
          <w:rFonts w:ascii="DFKai-SB" w:hAnsi="DFKai-SB" w:hint="eastAsia"/>
          <w:sz w:val="32"/>
          <w:szCs w:val="32"/>
        </w:rPr>
        <w:t xml:space="preserve">　月　</w:t>
      </w:r>
      <w:r w:rsidR="00683F39" w:rsidRPr="00665AD5">
        <w:rPr>
          <w:rFonts w:ascii="DFKai-SB" w:hAnsi="DFKai-SB"/>
          <w:sz w:val="32"/>
          <w:szCs w:val="32"/>
        </w:rPr>
        <w:t>2</w:t>
      </w:r>
      <w:r w:rsidR="000C62EB">
        <w:rPr>
          <w:rFonts w:ascii="DFKai-SB" w:hAnsi="DFKai-SB" w:hint="eastAsia"/>
          <w:sz w:val="32"/>
          <w:szCs w:val="32"/>
        </w:rPr>
        <w:t>6</w:t>
      </w:r>
      <w:r w:rsidRPr="00665AD5">
        <w:rPr>
          <w:rFonts w:ascii="DFKai-SB" w:hAnsi="DFKai-SB" w:hint="eastAsia"/>
          <w:sz w:val="32"/>
          <w:szCs w:val="32"/>
        </w:rPr>
        <w:t xml:space="preserve">　日</w:t>
      </w:r>
      <w:commentRangeEnd w:id="8"/>
      <w:r w:rsidR="00BC22EB" w:rsidRPr="00665AD5">
        <w:rPr>
          <w:rStyle w:val="a4"/>
          <w:rFonts w:ascii="DFKai-SB" w:hAnsi="DFKai-SB"/>
          <w:sz w:val="32"/>
          <w:szCs w:val="32"/>
        </w:rPr>
        <w:commentReference w:id="8"/>
      </w:r>
      <w:r w:rsidR="001D50D5">
        <w:rPr>
          <w:rFonts w:ascii="DFKai-SB" w:hAnsi="DFKai-SB"/>
          <w:sz w:val="32"/>
          <w:szCs w:val="32"/>
        </w:rPr>
        <w:br w:type="page"/>
      </w:r>
    </w:p>
    <w:p w14:paraId="73FEFC0C" w14:textId="77F641F9" w:rsidR="001D50D5" w:rsidRPr="00814D9B" w:rsidRDefault="001D50D5" w:rsidP="001D50D5">
      <w:pPr>
        <w:snapToGrid w:val="0"/>
        <w:jc w:val="center"/>
        <w:rPr>
          <w:rFonts w:ascii="DFKai-SB" w:hAnsi="DFKai-SB"/>
          <w:sz w:val="32"/>
          <w:szCs w:val="32"/>
        </w:rPr>
        <w:sectPr w:rsidR="001D50D5" w:rsidRPr="00814D9B" w:rsidSect="009C37E6">
          <w:footerReference w:type="default" r:id="rId11"/>
          <w:footerReference w:type="first" r:id="rId12"/>
          <w:pgSz w:w="11907" w:h="16840" w:code="9"/>
          <w:pgMar w:top="1134" w:right="1134" w:bottom="284" w:left="1134" w:header="0" w:footer="0" w:gutter="0"/>
          <w:pgNumType w:fmt="upperRoman" w:start="1"/>
          <w:cols w:space="425"/>
          <w:titlePg/>
          <w:docGrid w:linePitch="435"/>
        </w:sectPr>
      </w:pPr>
    </w:p>
    <w:p w14:paraId="106FD9BA" w14:textId="10149162" w:rsidR="00E42D6F" w:rsidRPr="004758A8" w:rsidRDefault="00E42D6F" w:rsidP="00E54DB0">
      <w:pPr>
        <w:spacing w:afterLines="200" w:after="480"/>
        <w:rPr>
          <w:rFonts w:ascii="DFKai-SB" w:hAnsi="DFKai-SB"/>
          <w:b/>
          <w:bCs/>
          <w:sz w:val="32"/>
          <w:szCs w:val="32"/>
        </w:rPr>
      </w:pPr>
      <w:r w:rsidRPr="004758A8">
        <w:rPr>
          <w:rFonts w:ascii="DFKai-SB" w:hAnsi="DFKai-SB" w:hint="eastAsia"/>
          <w:b/>
          <w:bCs/>
          <w:sz w:val="32"/>
          <w:szCs w:val="32"/>
        </w:rPr>
        <w:lastRenderedPageBreak/>
        <w:t>目錄</w:t>
      </w:r>
    </w:p>
    <w:p w14:paraId="2E3EB63B" w14:textId="5C18640B" w:rsidR="008618E0" w:rsidRPr="009E481F" w:rsidRDefault="008618E0" w:rsidP="00EA5E75">
      <w:pPr>
        <w:tabs>
          <w:tab w:val="right" w:leader="middleDot" w:pos="8840"/>
        </w:tabs>
        <w:spacing w:afterLines="100" w:after="240"/>
        <w:rPr>
          <w:rFonts w:asciiTheme="minorEastAsia" w:hAnsiTheme="minorEastAsia"/>
        </w:rPr>
      </w:pPr>
      <w:r w:rsidRPr="009E481F">
        <w:rPr>
          <w:rFonts w:asciiTheme="minorEastAsia" w:hAnsiTheme="minorEastAsia" w:hint="eastAsia"/>
        </w:rPr>
        <w:t>目錄</w:t>
      </w:r>
      <w:r w:rsidR="005059FB" w:rsidRPr="009E481F">
        <w:rPr>
          <w:rFonts w:asciiTheme="minorEastAsia" w:hAnsiTheme="minorEastAsia"/>
        </w:rPr>
        <w:ptab w:relativeTo="margin" w:alignment="right" w:leader="middleDot"/>
      </w:r>
      <w:r w:rsidR="007D27BF" w:rsidRPr="009E481F">
        <w:rPr>
          <w:rFonts w:asciiTheme="minorEastAsia" w:hAnsiTheme="minorEastAsia" w:hint="eastAsia"/>
        </w:rPr>
        <w:t>Ⅰ</w:t>
      </w:r>
    </w:p>
    <w:p w14:paraId="3B5E3AFD" w14:textId="2EC2DAA8" w:rsidR="007D27BF" w:rsidRPr="009E481F" w:rsidRDefault="007D27BF" w:rsidP="00EA5E75">
      <w:pPr>
        <w:tabs>
          <w:tab w:val="right" w:leader="middleDot" w:pos="8840"/>
        </w:tabs>
        <w:spacing w:afterLines="100" w:after="240"/>
        <w:rPr>
          <w:rFonts w:asciiTheme="minorEastAsia" w:hAnsiTheme="minorEastAsia"/>
        </w:rPr>
      </w:pPr>
      <w:r w:rsidRPr="009E481F">
        <w:rPr>
          <w:rFonts w:asciiTheme="minorEastAsia" w:hAnsiTheme="minorEastAsia" w:hint="eastAsia"/>
        </w:rPr>
        <w:t>表格目錄</w:t>
      </w:r>
      <w:r w:rsidR="005059FB" w:rsidRPr="009E481F">
        <w:rPr>
          <w:rFonts w:asciiTheme="minorEastAsia" w:hAnsiTheme="minorEastAsia"/>
        </w:rPr>
        <w:ptab w:relativeTo="margin" w:alignment="right" w:leader="middleDot"/>
      </w:r>
      <w:r w:rsidR="005059FB" w:rsidRPr="009E481F">
        <w:rPr>
          <w:rFonts w:asciiTheme="minorEastAsia" w:hAnsiTheme="minorEastAsia" w:hint="eastAsia"/>
        </w:rPr>
        <w:t>Ⅱ</w:t>
      </w:r>
    </w:p>
    <w:p w14:paraId="199C4DCA" w14:textId="044B35A7" w:rsidR="005059FB" w:rsidRPr="009E481F" w:rsidRDefault="005059FB" w:rsidP="00EA5E75">
      <w:pPr>
        <w:tabs>
          <w:tab w:val="right" w:leader="middleDot" w:pos="8840"/>
        </w:tabs>
        <w:spacing w:afterLines="100" w:after="240"/>
        <w:rPr>
          <w:rFonts w:asciiTheme="minorEastAsia" w:hAnsiTheme="minorEastAsia"/>
        </w:rPr>
      </w:pPr>
      <w:r w:rsidRPr="009E481F">
        <w:rPr>
          <w:rFonts w:asciiTheme="minorEastAsia" w:hAnsiTheme="minorEastAsia" w:hint="eastAsia"/>
        </w:rPr>
        <w:t>圖片目錄</w:t>
      </w:r>
      <w:r w:rsidRPr="009E481F">
        <w:rPr>
          <w:rFonts w:asciiTheme="minorEastAsia" w:hAnsiTheme="minorEastAsia"/>
        </w:rPr>
        <w:ptab w:relativeTo="margin" w:alignment="right" w:leader="middleDot"/>
      </w:r>
      <w:r w:rsidRPr="009E481F">
        <w:rPr>
          <w:rFonts w:asciiTheme="minorEastAsia" w:hAnsiTheme="minorEastAsia" w:hint="eastAsia"/>
        </w:rPr>
        <w:t>Ⅲ</w:t>
      </w:r>
    </w:p>
    <w:p w14:paraId="2E007F5A" w14:textId="468EF99C" w:rsidR="00E42D6F" w:rsidRPr="009E481F" w:rsidRDefault="00E42D6F">
      <w:pPr>
        <w:pStyle w:val="af2"/>
        <w:numPr>
          <w:ilvl w:val="0"/>
          <w:numId w:val="21"/>
        </w:numPr>
        <w:tabs>
          <w:tab w:val="right" w:leader="middleDot" w:pos="8840"/>
        </w:tabs>
        <w:spacing w:afterLines="100" w:after="240"/>
        <w:ind w:leftChars="0"/>
        <w:rPr>
          <w:rFonts w:asciiTheme="minorEastAsia" w:eastAsiaTheme="minorEastAsia" w:hAnsiTheme="minorEastAsia"/>
          <w:szCs w:val="24"/>
        </w:rPr>
        <w:pPrChange w:id="9" w:author="zxc" w:date="2025-12-25T20:55:00Z">
          <w:pPr>
            <w:pStyle w:val="af2"/>
            <w:numPr>
              <w:numId w:val="21"/>
            </w:numPr>
            <w:spacing w:afterLines="100" w:after="240"/>
            <w:ind w:leftChars="0" w:left="720" w:hanging="720"/>
            <w:jc w:val="center"/>
          </w:pPr>
        </w:pPrChange>
      </w:pPr>
      <w:r w:rsidRPr="009E481F">
        <w:rPr>
          <w:rFonts w:asciiTheme="minorEastAsia" w:eastAsiaTheme="minorEastAsia" w:hAnsiTheme="minorEastAsia" w:hint="eastAsia"/>
          <w:szCs w:val="24"/>
        </w:rPr>
        <w:t>摘要</w:t>
      </w:r>
      <w:r w:rsidR="00FA41AE" w:rsidRPr="009E481F">
        <w:rPr>
          <w:rFonts w:asciiTheme="minorEastAsia" w:eastAsiaTheme="minorEastAsia" w:hAnsiTheme="minorEastAsia"/>
          <w:szCs w:val="24"/>
        </w:rPr>
        <w:ptab w:relativeTo="margin" w:alignment="right" w:leader="middleDot"/>
      </w:r>
      <w:r w:rsidR="000A5908" w:rsidRPr="009E481F">
        <w:rPr>
          <w:rFonts w:asciiTheme="minorEastAsia" w:eastAsiaTheme="minorEastAsia" w:hAnsiTheme="minorEastAsia" w:hint="eastAsia"/>
          <w:szCs w:val="24"/>
        </w:rPr>
        <w:t>1</w:t>
      </w:r>
    </w:p>
    <w:p w14:paraId="45FB96B3" w14:textId="1326472A" w:rsidR="00923AEC" w:rsidRDefault="00E42D6F"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研究動機與目標</w:t>
      </w:r>
      <w:r w:rsidR="00FA41AE" w:rsidRPr="009E481F">
        <w:rPr>
          <w:rFonts w:asciiTheme="minorEastAsia" w:eastAsiaTheme="minorEastAsia" w:hAnsiTheme="minorEastAsia"/>
          <w:szCs w:val="24"/>
        </w:rPr>
        <w:ptab w:relativeTo="margin" w:alignment="right" w:leader="middleDot"/>
      </w:r>
      <w:r w:rsidR="00DA3D25" w:rsidRPr="009E481F">
        <w:rPr>
          <w:rFonts w:asciiTheme="minorEastAsia" w:eastAsiaTheme="minorEastAsia" w:hAnsiTheme="minorEastAsia" w:hint="eastAsia"/>
          <w:szCs w:val="24"/>
        </w:rPr>
        <w:t>1</w:t>
      </w:r>
    </w:p>
    <w:p w14:paraId="3E84D0A1" w14:textId="261A5FEF" w:rsidR="006C78A2" w:rsidRPr="009E481F" w:rsidRDefault="006C78A2"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6C78A2">
        <w:rPr>
          <w:rFonts w:asciiTheme="minorEastAsia" w:eastAsiaTheme="minorEastAsia" w:hAnsiTheme="minorEastAsia" w:hint="eastAsia"/>
          <w:szCs w:val="24"/>
        </w:rPr>
        <w:t>文獻探討與前人研究</w:t>
      </w:r>
      <w:r w:rsidR="00EA5E75">
        <w:rPr>
          <w:rFonts w:asciiTheme="minorEastAsia" w:eastAsiaTheme="minorEastAsia" w:hAnsiTheme="minorEastAsia"/>
          <w:szCs w:val="24"/>
        </w:rPr>
        <w:tab/>
      </w:r>
      <w:r w:rsidR="00EA5E75">
        <w:rPr>
          <w:rFonts w:asciiTheme="minorEastAsia" w:eastAsiaTheme="minorEastAsia" w:hAnsiTheme="minorEastAsia" w:hint="eastAsia"/>
          <w:szCs w:val="24"/>
        </w:rPr>
        <w:t>1</w:t>
      </w:r>
    </w:p>
    <w:p w14:paraId="64225DCF" w14:textId="619E3806" w:rsidR="00E42D6F" w:rsidRPr="009E481F" w:rsidRDefault="00923AEC">
      <w:pPr>
        <w:pStyle w:val="af2"/>
        <w:numPr>
          <w:ilvl w:val="0"/>
          <w:numId w:val="21"/>
        </w:numPr>
        <w:tabs>
          <w:tab w:val="right" w:leader="middleDot" w:pos="8840"/>
        </w:tabs>
        <w:spacing w:afterLines="100" w:after="240"/>
        <w:ind w:leftChars="0"/>
        <w:rPr>
          <w:rFonts w:asciiTheme="minorEastAsia" w:eastAsiaTheme="minorEastAsia" w:hAnsiTheme="minorEastAsia"/>
          <w:szCs w:val="24"/>
        </w:rPr>
        <w:pPrChange w:id="10" w:author="zxc" w:date="2025-12-25T20:55:00Z">
          <w:pPr>
            <w:pStyle w:val="af2"/>
            <w:numPr>
              <w:numId w:val="21"/>
            </w:numPr>
            <w:spacing w:afterLines="100" w:after="240"/>
            <w:ind w:leftChars="0" w:left="720" w:hanging="720"/>
            <w:jc w:val="center"/>
          </w:pPr>
        </w:pPrChange>
      </w:pPr>
      <w:r w:rsidRPr="009E481F">
        <w:rPr>
          <w:rFonts w:asciiTheme="minorEastAsia" w:eastAsiaTheme="minorEastAsia" w:hAnsiTheme="minorEastAsia" w:hint="eastAsia"/>
          <w:szCs w:val="24"/>
        </w:rPr>
        <w:t>系統需求與研究方法</w:t>
      </w:r>
      <w:r w:rsidR="00C1139C" w:rsidRPr="009E481F">
        <w:rPr>
          <w:rFonts w:asciiTheme="minorEastAsia" w:eastAsiaTheme="minorEastAsia" w:hAnsiTheme="minorEastAsia"/>
          <w:szCs w:val="24"/>
        </w:rPr>
        <w:tab/>
      </w:r>
      <w:r w:rsidR="00C1139C" w:rsidRPr="009E481F">
        <w:rPr>
          <w:rFonts w:asciiTheme="minorEastAsia" w:eastAsiaTheme="minorEastAsia" w:hAnsiTheme="minorEastAsia" w:hint="eastAsia"/>
          <w:szCs w:val="24"/>
        </w:rPr>
        <w:t>1</w:t>
      </w:r>
    </w:p>
    <w:p w14:paraId="1575BE4B" w14:textId="743BDA3A" w:rsidR="00E42D6F" w:rsidRPr="009E481F" w:rsidRDefault="00754A50"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系統架構與設計</w:t>
      </w:r>
      <w:r w:rsidR="00FA41AE" w:rsidRPr="009E481F">
        <w:rPr>
          <w:rFonts w:asciiTheme="minorEastAsia" w:eastAsiaTheme="minorEastAsia" w:hAnsiTheme="minorEastAsia"/>
          <w:szCs w:val="24"/>
        </w:rPr>
        <w:ptab w:relativeTo="margin" w:alignment="right" w:leader="middleDot"/>
      </w:r>
      <w:r w:rsidR="004320E9" w:rsidRPr="009E481F">
        <w:rPr>
          <w:rFonts w:asciiTheme="minorEastAsia" w:eastAsiaTheme="minorEastAsia" w:hAnsiTheme="minorEastAsia" w:hint="eastAsia"/>
          <w:szCs w:val="24"/>
        </w:rPr>
        <w:t>2</w:t>
      </w:r>
    </w:p>
    <w:p w14:paraId="1543EBC4" w14:textId="4168AD84" w:rsidR="00923AEC" w:rsidRPr="009E481F" w:rsidRDefault="00923AEC"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系統實作</w:t>
      </w:r>
      <w:r w:rsidR="009E481F" w:rsidRPr="009E481F">
        <w:rPr>
          <w:rFonts w:asciiTheme="minorEastAsia" w:eastAsiaTheme="minorEastAsia" w:hAnsiTheme="minorEastAsia"/>
          <w:szCs w:val="24"/>
        </w:rPr>
        <w:tab/>
      </w:r>
      <w:r w:rsidR="009E481F" w:rsidRPr="009E481F">
        <w:rPr>
          <w:rFonts w:asciiTheme="minorEastAsia" w:eastAsiaTheme="minorEastAsia" w:hAnsiTheme="minorEastAsia" w:hint="eastAsia"/>
          <w:szCs w:val="24"/>
        </w:rPr>
        <w:t>1</w:t>
      </w:r>
    </w:p>
    <w:p w14:paraId="458EAFD0" w14:textId="00DAD1B2" w:rsidR="00923AEC" w:rsidRPr="009E481F" w:rsidRDefault="00AB0504"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bookmarkStart w:id="11" w:name="_Hlk217584011"/>
      <w:del w:id="12" w:author="zxc" w:date="2025-12-25T20:13:00Z">
        <w:r w:rsidRPr="009E481F" w:rsidDel="003920B5">
          <w:rPr>
            <w:rFonts w:asciiTheme="minorEastAsia" w:eastAsiaTheme="minorEastAsia" w:hAnsiTheme="minorEastAsia" w:hint="eastAsia"/>
            <w:szCs w:val="24"/>
          </w:rPr>
          <w:delText>進度甘特圖</w:delText>
        </w:r>
        <w:bookmarkEnd w:id="11"/>
        <w:r w:rsidR="00E42D6F" w:rsidRPr="009E481F" w:rsidDel="003920B5">
          <w:rPr>
            <w:rFonts w:asciiTheme="minorEastAsia" w:eastAsiaTheme="minorEastAsia" w:hAnsiTheme="minorEastAsia" w:hint="eastAsia"/>
            <w:szCs w:val="24"/>
          </w:rPr>
          <w:delText xml:space="preserve">  </w:delText>
        </w:r>
      </w:del>
      <w:r w:rsidR="00923AEC" w:rsidRPr="009E481F">
        <w:rPr>
          <w:rFonts w:asciiTheme="minorEastAsia" w:eastAsiaTheme="minorEastAsia" w:hAnsiTheme="minorEastAsia" w:hint="eastAsia"/>
          <w:szCs w:val="24"/>
        </w:rPr>
        <w:t>實驗結果與成果展示</w:t>
      </w:r>
      <w:r w:rsidR="009E481F" w:rsidRPr="009E481F">
        <w:rPr>
          <w:rFonts w:asciiTheme="minorEastAsia" w:eastAsiaTheme="minorEastAsia" w:hAnsiTheme="minorEastAsia"/>
          <w:szCs w:val="24"/>
        </w:rPr>
        <w:tab/>
      </w:r>
      <w:r w:rsidR="009E481F" w:rsidRPr="009E481F">
        <w:rPr>
          <w:rFonts w:asciiTheme="minorEastAsia" w:eastAsiaTheme="minorEastAsia" w:hAnsiTheme="minorEastAsia" w:hint="eastAsia"/>
          <w:szCs w:val="24"/>
        </w:rPr>
        <w:t>1</w:t>
      </w:r>
    </w:p>
    <w:p w14:paraId="28DAED07" w14:textId="749933D5" w:rsidR="00923AEC" w:rsidRPr="009E481F" w:rsidRDefault="00923AEC"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問題討論與限制</w:t>
      </w:r>
      <w:r w:rsidR="009E481F" w:rsidRPr="009E481F">
        <w:rPr>
          <w:rFonts w:asciiTheme="minorEastAsia" w:eastAsiaTheme="minorEastAsia" w:hAnsiTheme="minorEastAsia"/>
          <w:szCs w:val="24"/>
        </w:rPr>
        <w:tab/>
      </w:r>
      <w:r w:rsidR="009E481F" w:rsidRPr="009E481F">
        <w:rPr>
          <w:rFonts w:asciiTheme="minorEastAsia" w:eastAsiaTheme="minorEastAsia" w:hAnsiTheme="minorEastAsia" w:hint="eastAsia"/>
          <w:szCs w:val="24"/>
        </w:rPr>
        <w:t>1</w:t>
      </w:r>
    </w:p>
    <w:p w14:paraId="6E47D33D" w14:textId="55024105" w:rsidR="00923AEC" w:rsidRPr="009E481F" w:rsidRDefault="00923AEC"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結論與未來展望</w:t>
      </w:r>
      <w:r w:rsidR="009E481F" w:rsidRPr="009E481F">
        <w:rPr>
          <w:rFonts w:asciiTheme="minorEastAsia" w:eastAsiaTheme="minorEastAsia" w:hAnsiTheme="minorEastAsia"/>
          <w:szCs w:val="24"/>
        </w:rPr>
        <w:tab/>
      </w:r>
      <w:r w:rsidR="009E481F" w:rsidRPr="009E481F">
        <w:rPr>
          <w:rFonts w:asciiTheme="minorEastAsia" w:eastAsiaTheme="minorEastAsia" w:hAnsiTheme="minorEastAsia" w:hint="eastAsia"/>
          <w:szCs w:val="24"/>
        </w:rPr>
        <w:t>1</w:t>
      </w:r>
    </w:p>
    <w:p w14:paraId="351952AE" w14:textId="06C5A4DC" w:rsidR="00923AEC" w:rsidRPr="009E481F" w:rsidRDefault="00314950" w:rsidP="00EA5E75">
      <w:pPr>
        <w:pStyle w:val="af2"/>
        <w:numPr>
          <w:ilvl w:val="0"/>
          <w:numId w:val="21"/>
        </w:numPr>
        <w:tabs>
          <w:tab w:val="right" w:leader="middleDot" w:pos="8840"/>
        </w:tabs>
        <w:spacing w:afterLines="100" w:after="240"/>
        <w:ind w:leftChars="0"/>
        <w:rPr>
          <w:rFonts w:asciiTheme="minorEastAsia" w:eastAsiaTheme="minorEastAsia" w:hAnsiTheme="minorEastAsia"/>
          <w:szCs w:val="24"/>
        </w:rPr>
      </w:pPr>
      <w:r w:rsidRPr="009E481F">
        <w:rPr>
          <w:rFonts w:asciiTheme="minorEastAsia" w:eastAsiaTheme="minorEastAsia" w:hAnsiTheme="minorEastAsia" w:hint="eastAsia"/>
          <w:szCs w:val="24"/>
        </w:rPr>
        <w:t>參考文獻</w:t>
      </w:r>
      <w:r w:rsidRPr="009E481F">
        <w:rPr>
          <w:rFonts w:asciiTheme="minorEastAsia" w:eastAsiaTheme="minorEastAsia" w:hAnsiTheme="minorEastAsia"/>
        </w:rPr>
        <w:ptab w:relativeTo="margin" w:alignment="right" w:leader="middleDot"/>
      </w:r>
      <w:r w:rsidR="00AD11C6" w:rsidRPr="009E481F">
        <w:rPr>
          <w:rFonts w:asciiTheme="minorEastAsia" w:eastAsiaTheme="minorEastAsia" w:hAnsiTheme="minorEastAsia"/>
        </w:rPr>
        <w:t>1</w:t>
      </w:r>
    </w:p>
    <w:p w14:paraId="5139D8A1" w14:textId="77777777" w:rsidR="00E54DB0" w:rsidRPr="00EE7E87" w:rsidRDefault="00E54DB0" w:rsidP="005F034F">
      <w:pPr>
        <w:tabs>
          <w:tab w:val="right" w:leader="middleDot" w:pos="8160"/>
        </w:tabs>
        <w:rPr>
          <w:rFonts w:ascii="DFKai-SB" w:hAnsi="DFKai-SB"/>
          <w:b/>
          <w:bCs/>
        </w:rPr>
      </w:pPr>
      <w:r>
        <w:rPr>
          <w:rFonts w:ascii="DFKai-SB" w:hAnsi="DFKai-SB"/>
          <w:b/>
          <w:bCs/>
          <w:sz w:val="32"/>
          <w:szCs w:val="32"/>
        </w:rPr>
        <w:br w:type="page"/>
      </w:r>
    </w:p>
    <w:p w14:paraId="7FD36226" w14:textId="62348075" w:rsidR="008B3FB7" w:rsidRPr="004758A8" w:rsidRDefault="00E54DB0" w:rsidP="00AD181A">
      <w:pPr>
        <w:tabs>
          <w:tab w:val="right" w:leader="dot" w:pos="3840"/>
        </w:tabs>
        <w:spacing w:afterLines="200" w:after="480"/>
        <w:rPr>
          <w:rFonts w:ascii="DFKai-SB" w:hAnsi="DFKai-SB"/>
          <w:b/>
          <w:bCs/>
          <w:sz w:val="32"/>
          <w:szCs w:val="32"/>
        </w:rPr>
      </w:pPr>
      <w:r w:rsidRPr="004758A8">
        <w:rPr>
          <w:rFonts w:ascii="DFKai-SB" w:hAnsi="DFKai-SB" w:hint="eastAsia"/>
          <w:b/>
          <w:bCs/>
          <w:sz w:val="32"/>
          <w:szCs w:val="32"/>
        </w:rPr>
        <w:lastRenderedPageBreak/>
        <w:t>表格目錄</w:t>
      </w:r>
    </w:p>
    <w:p w14:paraId="5E37C305" w14:textId="28C02B3A" w:rsidR="00AD181A" w:rsidRPr="009E481F" w:rsidRDefault="00AD181A" w:rsidP="00AD181A">
      <w:pPr>
        <w:spacing w:afterLines="100" w:after="240"/>
        <w:rPr>
          <w:rFonts w:asciiTheme="minorEastAsia" w:hAnsiTheme="minorEastAsia"/>
        </w:rPr>
      </w:pPr>
      <w:r w:rsidRPr="009E481F">
        <w:rPr>
          <w:rFonts w:asciiTheme="minorEastAsia" w:hAnsiTheme="minorEastAsia" w:hint="eastAsia"/>
        </w:rPr>
        <w:t>Table 1 REST API 端點之總</w:t>
      </w:r>
      <w:proofErr w:type="gramStart"/>
      <w:r w:rsidRPr="009E481F">
        <w:rPr>
          <w:rFonts w:asciiTheme="minorEastAsia" w:hAnsiTheme="minorEastAsia" w:hint="eastAsia"/>
        </w:rPr>
        <w:t>覽</w:t>
      </w:r>
      <w:proofErr w:type="gramEnd"/>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6</w:t>
      </w:r>
    </w:p>
    <w:p w14:paraId="175909E9" w14:textId="6F4716BA" w:rsidR="00AD181A" w:rsidRPr="009E481F" w:rsidRDefault="00AD181A" w:rsidP="00AD181A">
      <w:pPr>
        <w:spacing w:afterLines="100" w:after="240"/>
        <w:rPr>
          <w:rFonts w:asciiTheme="minorEastAsia" w:hAnsiTheme="minorEastAsia"/>
        </w:rPr>
      </w:pPr>
      <w:r w:rsidRPr="009E481F">
        <w:rPr>
          <w:rFonts w:asciiTheme="minorEastAsia" w:hAnsiTheme="minorEastAsia" w:hint="eastAsia"/>
        </w:rPr>
        <w:t>Table 2系統任務分配與執行位置對照表</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7</w:t>
      </w:r>
    </w:p>
    <w:p w14:paraId="7246DB96" w14:textId="153FC26D" w:rsidR="00AD181A" w:rsidRPr="009E481F" w:rsidRDefault="00AD181A" w:rsidP="00AD181A">
      <w:pPr>
        <w:rPr>
          <w:rFonts w:asciiTheme="minorEastAsia" w:hAnsiTheme="minorEastAsia"/>
        </w:rPr>
      </w:pPr>
      <w:r w:rsidRPr="009E481F">
        <w:rPr>
          <w:rFonts w:asciiTheme="minorEastAsia" w:hAnsiTheme="minorEastAsia" w:hint="eastAsia"/>
        </w:rPr>
        <w:t>Table 3進度甘特圖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9</w:t>
      </w:r>
    </w:p>
    <w:p w14:paraId="53F291B7" w14:textId="7D3CD124" w:rsidR="002B7255" w:rsidRPr="00EE7E87" w:rsidRDefault="002B7255">
      <w:r w:rsidRPr="00EE7E87">
        <w:br w:type="page"/>
      </w:r>
    </w:p>
    <w:p w14:paraId="4F438ADB" w14:textId="488AB56A" w:rsidR="00AD181A" w:rsidRPr="004758A8" w:rsidRDefault="00AD181A" w:rsidP="00AD181A">
      <w:pPr>
        <w:spacing w:afterLines="200" w:after="480"/>
        <w:rPr>
          <w:rFonts w:asciiTheme="minorEastAsia" w:hAnsiTheme="minorEastAsia"/>
          <w:b/>
          <w:bCs/>
          <w:sz w:val="32"/>
          <w:szCs w:val="32"/>
        </w:rPr>
      </w:pPr>
      <w:r w:rsidRPr="004758A8">
        <w:rPr>
          <w:rFonts w:asciiTheme="minorEastAsia" w:hAnsiTheme="minorEastAsia" w:hint="eastAsia"/>
          <w:b/>
          <w:bCs/>
          <w:sz w:val="32"/>
          <w:szCs w:val="32"/>
        </w:rPr>
        <w:lastRenderedPageBreak/>
        <w:t>圖片目錄</w:t>
      </w:r>
    </w:p>
    <w:p w14:paraId="0C5E715D" w14:textId="1EC933E5" w:rsidR="00AD181A" w:rsidRPr="009E481F" w:rsidRDefault="00AD181A" w:rsidP="00AD181A">
      <w:pPr>
        <w:spacing w:afterLines="100" w:after="240"/>
        <w:rPr>
          <w:rFonts w:asciiTheme="minorEastAsia" w:hAnsiTheme="minorEastAsia"/>
        </w:rPr>
      </w:pPr>
      <w:r w:rsidRPr="009E481F">
        <w:rPr>
          <w:rFonts w:asciiTheme="minorEastAsia" w:hAnsiTheme="minorEastAsia" w:hint="eastAsia"/>
        </w:rPr>
        <w:t>Figure 1系統分層式架構圖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3</w:t>
      </w:r>
    </w:p>
    <w:p w14:paraId="273ABE4A" w14:textId="27D8A764" w:rsidR="00AD181A" w:rsidRPr="009E481F" w:rsidRDefault="00AD181A" w:rsidP="00AD181A">
      <w:pPr>
        <w:spacing w:afterLines="100" w:after="240"/>
        <w:rPr>
          <w:rFonts w:asciiTheme="minorEastAsia" w:hAnsiTheme="minorEastAsia"/>
        </w:rPr>
      </w:pPr>
      <w:r w:rsidRPr="009E481F">
        <w:rPr>
          <w:rFonts w:asciiTheme="minorEastAsia" w:hAnsiTheme="minorEastAsia" w:hint="eastAsia"/>
        </w:rPr>
        <w:t>Figure 2主要組件與資料通訊流程圖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3</w:t>
      </w:r>
    </w:p>
    <w:p w14:paraId="08A2A3D6" w14:textId="2D8DF563" w:rsidR="00AD181A" w:rsidRPr="009E481F" w:rsidRDefault="00AD181A" w:rsidP="00AD181A">
      <w:pPr>
        <w:spacing w:afterLines="100" w:after="240"/>
        <w:rPr>
          <w:rFonts w:asciiTheme="minorEastAsia" w:hAnsiTheme="minorEastAsia"/>
        </w:rPr>
      </w:pPr>
      <w:r w:rsidRPr="009E481F">
        <w:rPr>
          <w:rFonts w:asciiTheme="minorEastAsia" w:hAnsiTheme="minorEastAsia" w:hint="eastAsia"/>
        </w:rPr>
        <w:t>Figure 3系統初始化流程圖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4</w:t>
      </w:r>
    </w:p>
    <w:p w14:paraId="4276A5E4" w14:textId="3A0BB2E7" w:rsidR="00AD181A" w:rsidRPr="009E481F" w:rsidRDefault="007A3FC1" w:rsidP="00AD181A">
      <w:pPr>
        <w:spacing w:afterLines="100" w:after="240"/>
        <w:rPr>
          <w:rFonts w:asciiTheme="minorEastAsia" w:hAnsiTheme="minorEastAsia"/>
        </w:rPr>
      </w:pPr>
      <w:r w:rsidRPr="009E481F">
        <w:rPr>
          <w:rFonts w:asciiTheme="minorEastAsia" w:hAnsiTheme="minorEastAsia" w:hint="eastAsia"/>
        </w:rPr>
        <w:t>Figure 4 WebSocket即時影像串流處理流程</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5</w:t>
      </w:r>
    </w:p>
    <w:p w14:paraId="3F9FAF1E" w14:textId="6DDB1CE2" w:rsidR="007A3FC1" w:rsidRPr="009E481F" w:rsidRDefault="007A3FC1" w:rsidP="00AD181A">
      <w:pPr>
        <w:spacing w:afterLines="100" w:after="240"/>
        <w:rPr>
          <w:rFonts w:asciiTheme="minorEastAsia" w:hAnsiTheme="minorEastAsia"/>
        </w:rPr>
      </w:pPr>
      <w:r w:rsidRPr="009E481F">
        <w:rPr>
          <w:rFonts w:asciiTheme="minorEastAsia" w:hAnsiTheme="minorEastAsia" w:hint="eastAsia"/>
        </w:rPr>
        <w:t>Figure 5 WebSocket訊息載荷結構</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5</w:t>
      </w:r>
    </w:p>
    <w:p w14:paraId="1A6835BC" w14:textId="09F0098F" w:rsidR="007A3FC1" w:rsidRPr="009E481F" w:rsidRDefault="007A3FC1" w:rsidP="00AD181A">
      <w:pPr>
        <w:spacing w:afterLines="100" w:after="240"/>
        <w:rPr>
          <w:rFonts w:asciiTheme="minorEastAsia" w:hAnsiTheme="minorEastAsia"/>
        </w:rPr>
      </w:pPr>
      <w:r w:rsidRPr="009E481F">
        <w:rPr>
          <w:rFonts w:asciiTheme="minorEastAsia" w:hAnsiTheme="minorEastAsia" w:hint="eastAsia"/>
        </w:rPr>
        <w:t>Figure 6非同步事件</w:t>
      </w:r>
      <w:proofErr w:type="gramStart"/>
      <w:r w:rsidRPr="009E481F">
        <w:rPr>
          <w:rFonts w:asciiTheme="minorEastAsia" w:hAnsiTheme="minorEastAsia" w:hint="eastAsia"/>
        </w:rPr>
        <w:t>迴</w:t>
      </w:r>
      <w:proofErr w:type="gramEnd"/>
      <w:r w:rsidRPr="009E481F">
        <w:rPr>
          <w:rFonts w:asciiTheme="minorEastAsia" w:hAnsiTheme="minorEastAsia" w:hint="eastAsia"/>
        </w:rPr>
        <w:t>圈與執行</w:t>
      </w:r>
      <w:proofErr w:type="gramStart"/>
      <w:r w:rsidRPr="009E481F">
        <w:rPr>
          <w:rFonts w:asciiTheme="minorEastAsia" w:hAnsiTheme="minorEastAsia" w:hint="eastAsia"/>
        </w:rPr>
        <w:t>緒</w:t>
      </w:r>
      <w:proofErr w:type="gramEnd"/>
      <w:r w:rsidRPr="009E481F">
        <w:rPr>
          <w:rFonts w:asciiTheme="minorEastAsia" w:hAnsiTheme="minorEastAsia" w:hint="eastAsia"/>
        </w:rPr>
        <w:t>池並行架構</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7</w:t>
      </w:r>
    </w:p>
    <w:p w14:paraId="38A0DCDF" w14:textId="0D8AA541" w:rsidR="007A3FC1" w:rsidRPr="009E481F" w:rsidRDefault="007A3FC1" w:rsidP="00AD181A">
      <w:pPr>
        <w:spacing w:afterLines="100" w:after="240"/>
        <w:rPr>
          <w:rFonts w:asciiTheme="minorEastAsia" w:hAnsiTheme="minorEastAsia"/>
        </w:rPr>
      </w:pPr>
      <w:r w:rsidRPr="009E481F">
        <w:rPr>
          <w:rFonts w:asciiTheme="minorEastAsia" w:hAnsiTheme="minorEastAsia" w:hint="eastAsia"/>
        </w:rPr>
        <w:t>Figure 7</w:t>
      </w:r>
      <w:r w:rsidR="009946E7" w:rsidRPr="009E481F">
        <w:rPr>
          <w:rFonts w:asciiTheme="minorEastAsia" w:hAnsiTheme="minorEastAsia" w:hint="eastAsia"/>
        </w:rPr>
        <w:t>碰撞法線單位向量定義示意圖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8</w:t>
      </w:r>
    </w:p>
    <w:p w14:paraId="4C8E3140" w14:textId="7A7B1788" w:rsidR="00D60650" w:rsidRPr="009E481F" w:rsidRDefault="007A3FC1" w:rsidP="00AD181A">
      <w:pPr>
        <w:spacing w:afterLines="100" w:after="240"/>
        <w:rPr>
          <w:rFonts w:asciiTheme="minorEastAsia" w:hAnsiTheme="minorEastAsia"/>
        </w:rPr>
      </w:pPr>
      <w:r w:rsidRPr="009E481F">
        <w:rPr>
          <w:rFonts w:asciiTheme="minorEastAsia" w:hAnsiTheme="minorEastAsia" w:hint="eastAsia"/>
        </w:rPr>
        <w:t xml:space="preserve">Figure 8 </w:t>
      </w:r>
      <w:r w:rsidR="009946E7" w:rsidRPr="009E481F">
        <w:rPr>
          <w:rFonts w:asciiTheme="minorEastAsia" w:hAnsiTheme="minorEastAsia" w:hint="eastAsia"/>
        </w:rPr>
        <w:t>碰撞後母球與目標球速度向量計算模型示意圖</w:t>
      </w:r>
      <w:r w:rsidR="00DA3D25" w:rsidRPr="009E481F">
        <w:rPr>
          <w:rFonts w:asciiTheme="minorEastAsia" w:hAnsiTheme="minorEastAsia"/>
        </w:rPr>
        <w:ptab w:relativeTo="margin" w:alignment="right" w:leader="middleDot"/>
      </w:r>
      <w:r w:rsidR="00DA3D25" w:rsidRPr="009E481F">
        <w:rPr>
          <w:rFonts w:asciiTheme="minorEastAsia" w:hAnsiTheme="minorEastAsia" w:hint="eastAsia"/>
        </w:rPr>
        <w:t>8</w:t>
      </w:r>
    </w:p>
    <w:p w14:paraId="5CD08DF2" w14:textId="1C1A4EC4" w:rsidR="005A378F" w:rsidRPr="009E481F" w:rsidRDefault="009946E7" w:rsidP="00AD181A">
      <w:pPr>
        <w:spacing w:afterLines="100" w:after="240"/>
        <w:rPr>
          <w:rFonts w:asciiTheme="minorEastAsia" w:hAnsiTheme="minorEastAsia"/>
        </w:rPr>
      </w:pPr>
      <w:r w:rsidRPr="009E481F">
        <w:rPr>
          <w:rFonts w:asciiTheme="minorEastAsia" w:hAnsiTheme="minorEastAsia" w:hint="eastAsia"/>
        </w:rPr>
        <w:t xml:space="preserve">Figure 9 </w:t>
      </w:r>
      <w:r w:rsidR="005A378F" w:rsidRPr="009E481F">
        <w:rPr>
          <w:rFonts w:asciiTheme="minorEastAsia" w:hAnsiTheme="minorEastAsia" w:hint="eastAsia"/>
        </w:rPr>
        <w:t>理想彈性</w:t>
      </w:r>
      <w:proofErr w:type="gramStart"/>
      <w:r w:rsidR="005A378F" w:rsidRPr="009E481F">
        <w:rPr>
          <w:rFonts w:asciiTheme="minorEastAsia" w:hAnsiTheme="minorEastAsia" w:hint="eastAsia"/>
        </w:rPr>
        <w:t>碰撞下母球</w:t>
      </w:r>
      <w:proofErr w:type="gramEnd"/>
      <w:r w:rsidR="005A378F" w:rsidRPr="009E481F">
        <w:rPr>
          <w:rFonts w:asciiTheme="minorEastAsia" w:hAnsiTheme="minorEastAsia" w:hint="eastAsia"/>
        </w:rPr>
        <w:t>與目標球速度分解示意圖</w:t>
      </w:r>
      <w:r w:rsidR="005A378F" w:rsidRPr="009E481F">
        <w:rPr>
          <w:rFonts w:asciiTheme="minorEastAsia" w:hAnsiTheme="minorEastAsia"/>
        </w:rPr>
        <w:ptab w:relativeTo="margin" w:alignment="right" w:leader="middleDot"/>
      </w:r>
      <w:r w:rsidR="005A378F" w:rsidRPr="009E481F">
        <w:rPr>
          <w:rFonts w:asciiTheme="minorEastAsia" w:hAnsiTheme="minorEastAsia"/>
        </w:rPr>
        <w:t>8</w:t>
      </w:r>
    </w:p>
    <w:p w14:paraId="59E11AB4" w14:textId="42F5AF0F" w:rsidR="005A378F" w:rsidRPr="009E481F" w:rsidRDefault="005A378F" w:rsidP="00AD181A">
      <w:pPr>
        <w:spacing w:afterLines="100" w:after="240"/>
        <w:rPr>
          <w:rFonts w:asciiTheme="minorEastAsia" w:hAnsiTheme="minorEastAsia"/>
        </w:rPr>
      </w:pPr>
      <w:r w:rsidRPr="009E481F">
        <w:rPr>
          <w:rFonts w:asciiTheme="minorEastAsia" w:hAnsiTheme="minorEastAsia" w:hint="eastAsia"/>
        </w:rPr>
        <w:t>Figure 10 球體偵測測試畫面</w:t>
      </w:r>
      <w:r w:rsidRPr="009E481F">
        <w:rPr>
          <w:rFonts w:asciiTheme="minorEastAsia" w:hAnsiTheme="minorEastAsia"/>
        </w:rPr>
        <w:ptab w:relativeTo="margin" w:alignment="right" w:leader="middleDot"/>
      </w:r>
      <w:r w:rsidR="00AD11C6" w:rsidRPr="009E481F">
        <w:rPr>
          <w:rFonts w:asciiTheme="minorEastAsia" w:hAnsiTheme="minorEastAsia"/>
        </w:rPr>
        <w:t>9</w:t>
      </w:r>
    </w:p>
    <w:p w14:paraId="760F478B" w14:textId="701D1851" w:rsidR="005A378F" w:rsidRPr="009E481F" w:rsidRDefault="005A378F" w:rsidP="00AD181A">
      <w:pPr>
        <w:spacing w:afterLines="100" w:after="240"/>
        <w:rPr>
          <w:rFonts w:asciiTheme="minorEastAsia" w:hAnsiTheme="minorEastAsia"/>
        </w:rPr>
        <w:sectPr w:rsidR="005A378F" w:rsidRPr="009E481F" w:rsidSect="009E481F">
          <w:pgSz w:w="11907" w:h="16840" w:code="9"/>
          <w:pgMar w:top="1440" w:right="1797" w:bottom="1650" w:left="1797" w:header="0" w:footer="0" w:gutter="0"/>
          <w:pgNumType w:fmt="upperRoman" w:start="1"/>
          <w:cols w:space="425"/>
          <w:docGrid w:linePitch="435"/>
        </w:sectPr>
      </w:pPr>
      <w:r w:rsidRPr="009E481F">
        <w:rPr>
          <w:rFonts w:asciiTheme="minorEastAsia" w:hAnsiTheme="minorEastAsia" w:hint="eastAsia"/>
        </w:rPr>
        <w:t>Figure 11 UI介面</w:t>
      </w:r>
      <w:r w:rsidR="00AD11C6" w:rsidRPr="009E481F">
        <w:rPr>
          <w:rFonts w:asciiTheme="minorEastAsia" w:hAnsiTheme="minorEastAsia"/>
        </w:rPr>
        <w:ptab w:relativeTo="margin" w:alignment="right" w:leader="middleDot"/>
      </w:r>
      <w:r w:rsidR="00AD11C6" w:rsidRPr="009E481F">
        <w:rPr>
          <w:rFonts w:asciiTheme="minorEastAsia" w:hAnsiTheme="minorEastAsia"/>
        </w:rPr>
        <w:t>9</w:t>
      </w:r>
    </w:p>
    <w:p w14:paraId="289CA213" w14:textId="4915F358" w:rsidR="00CE39C2" w:rsidRPr="004F0EF7" w:rsidRDefault="00D0610C" w:rsidP="00D0610C">
      <w:pPr>
        <w:spacing w:afterLines="50" w:after="120"/>
        <w:rPr>
          <w:rFonts w:asciiTheme="minorEastAsia" w:hAnsiTheme="minorEastAsia"/>
          <w:b/>
          <w:sz w:val="32"/>
          <w:szCs w:val="32"/>
        </w:rPr>
      </w:pPr>
      <w:r w:rsidRPr="004F0EF7">
        <w:rPr>
          <w:rFonts w:asciiTheme="minorEastAsia" w:hAnsiTheme="minorEastAsia" w:hint="eastAsia"/>
          <w:b/>
          <w:sz w:val="32"/>
          <w:szCs w:val="32"/>
        </w:rPr>
        <w:lastRenderedPageBreak/>
        <w:t>一、摘要</w:t>
      </w:r>
    </w:p>
    <w:p w14:paraId="10585E53" w14:textId="6F22310C" w:rsidR="00CD5DA2" w:rsidRPr="00CD5DA2" w:rsidRDefault="00CD5DA2" w:rsidP="00CD5DA2">
      <w:pPr>
        <w:spacing w:afterLines="50" w:after="120"/>
        <w:ind w:firstLineChars="200" w:firstLine="500"/>
        <w:rPr>
          <w:rFonts w:asciiTheme="minorEastAsia" w:hAnsiTheme="minorEastAsia" w:cs="PMingLiU"/>
        </w:rPr>
      </w:pPr>
      <w:r w:rsidRPr="00CD5DA2">
        <w:rPr>
          <w:rFonts w:asciiTheme="minorEastAsia" w:hAnsiTheme="minorEastAsia" w:cs="PMingLiU" w:hint="eastAsia"/>
        </w:rPr>
        <w:t>撞球運動高度依賴擊球角度、母球位置、目標球位置、碰撞後路徑與後續走位判斷。對初學者而言，傳統訓練方式多仰賴教練經驗或反覆練習，缺乏即時、客觀且可回顧的視覺化回饋。因此，本專題旨在開發一套「撞球即時分析與策略輔助系統」，透過人工智慧、電腦視覺與行動端介面，協助使用者即時理解球桌狀態、擊球方向、可能路徑與訓練表現。</w:t>
      </w:r>
    </w:p>
    <w:p w14:paraId="29274CED" w14:textId="77777777" w:rsidR="00CD5DA2" w:rsidRPr="00CD5DA2" w:rsidRDefault="00CD5DA2" w:rsidP="00CD5DA2">
      <w:pPr>
        <w:spacing w:afterLines="50" w:after="120"/>
        <w:ind w:firstLineChars="200" w:firstLine="500"/>
        <w:rPr>
          <w:rFonts w:asciiTheme="minorEastAsia" w:hAnsiTheme="minorEastAsia" w:cs="PMingLiU"/>
        </w:rPr>
      </w:pPr>
      <w:r w:rsidRPr="00CD5DA2">
        <w:rPr>
          <w:rFonts w:asciiTheme="minorEastAsia" w:hAnsiTheme="minorEastAsia" w:cs="PMingLiU" w:hint="eastAsia"/>
        </w:rPr>
        <w:t xml:space="preserve">本系統以 Python 與 </w:t>
      </w:r>
      <w:proofErr w:type="spellStart"/>
      <w:r w:rsidRPr="00CD5DA2">
        <w:rPr>
          <w:rFonts w:asciiTheme="minorEastAsia" w:hAnsiTheme="minorEastAsia" w:cs="PMingLiU" w:hint="eastAsia"/>
        </w:rPr>
        <w:t>FastAPI</w:t>
      </w:r>
      <w:proofErr w:type="spellEnd"/>
      <w:r w:rsidRPr="00CD5DA2">
        <w:rPr>
          <w:rFonts w:asciiTheme="minorEastAsia" w:hAnsiTheme="minorEastAsia" w:cs="PMingLiU" w:hint="eastAsia"/>
        </w:rPr>
        <w:t xml:space="preserve"> 作為後端核心，負責攝影機影像擷取、YOLO 球體偵測、球桌校正、路徑規劃、即時串流與資料傳輸；桌面端前端採用 React 與 Vite 建構操作介面，提供即時監控、系統設定、練習模式、比賽模式、錄影回放、統計分析與 AI Coach 互動功能。系統透過 WebSocket 與 MJPEG 串流傳遞即時影像與分析資料，使使用者能在操作介面與投影畫面中查看球體位置、輔助路線與策略建議。</w:t>
      </w:r>
    </w:p>
    <w:p w14:paraId="63BEF178" w14:textId="77777777" w:rsidR="00CD5DA2" w:rsidRPr="00CD5DA2" w:rsidRDefault="00CD5DA2" w:rsidP="00CD5DA2">
      <w:pPr>
        <w:spacing w:afterLines="50" w:after="120"/>
        <w:ind w:firstLineChars="200" w:firstLine="500"/>
        <w:rPr>
          <w:rFonts w:asciiTheme="minorEastAsia" w:hAnsiTheme="minorEastAsia" w:cs="PMingLiU"/>
        </w:rPr>
      </w:pPr>
      <w:r w:rsidRPr="00CD5DA2">
        <w:rPr>
          <w:rFonts w:asciiTheme="minorEastAsia" w:hAnsiTheme="minorEastAsia" w:cs="PMingLiU" w:hint="eastAsia"/>
        </w:rPr>
        <w:t xml:space="preserve">除桌面端分析功能外，本專題亦實作手機端 PWA 介面，並透過 Cloudflare Tunnel 提供 HTTPS 遠端存取，使手機瀏覽器可直接使用 </w:t>
      </w:r>
      <w:proofErr w:type="spellStart"/>
      <w:r w:rsidRPr="00CD5DA2">
        <w:rPr>
          <w:rFonts w:asciiTheme="minorEastAsia" w:hAnsiTheme="minorEastAsia" w:cs="PMingLiU" w:hint="eastAsia"/>
        </w:rPr>
        <w:t>CueVex</w:t>
      </w:r>
      <w:proofErr w:type="spellEnd"/>
      <w:r w:rsidRPr="00CD5DA2">
        <w:rPr>
          <w:rFonts w:asciiTheme="minorEastAsia" w:hAnsiTheme="minorEastAsia" w:cs="PMingLiU" w:hint="eastAsia"/>
        </w:rPr>
        <w:t xml:space="preserve"> 行動端功能。手機端整合帳號登入、個人頁、數據看板、社群動態、好友互動、好友 QR Code、通知設定與 AI 教練聊天室，讓使用者不只在球桌現場取得即時輔助，也能在手機端查看訓練成果與互動紀錄。</w:t>
      </w:r>
    </w:p>
    <w:p w14:paraId="2F426C79" w14:textId="77777777" w:rsidR="00CD5DA2" w:rsidRPr="00CD5DA2" w:rsidRDefault="00CD5DA2" w:rsidP="00CD5DA2">
      <w:pPr>
        <w:spacing w:afterLines="50" w:after="120"/>
        <w:ind w:firstLineChars="200" w:firstLine="500"/>
        <w:rPr>
          <w:rFonts w:asciiTheme="minorEastAsia" w:hAnsiTheme="minorEastAsia" w:cs="PMingLiU"/>
        </w:rPr>
      </w:pPr>
      <w:r w:rsidRPr="00CD5DA2">
        <w:rPr>
          <w:rFonts w:asciiTheme="minorEastAsia" w:hAnsiTheme="minorEastAsia" w:cs="PMingLiU" w:hint="eastAsia"/>
        </w:rPr>
        <w:t>在軌跡分析方面，本系統以撞球基本物理模型為基礎，根據母球、目標球、袋口與障礙球位置產生候選擊球路線，並透過角度、路徑長度與可行性進行評估。投影輔助功能則利用座標校正將分析結果對應至實體球桌，使輔助線與目標點能直接呈現在球桌上，提升訓練過程的直觀性。AI Coach 則進一步將球桌狀態、路徑規劃結果與練習資料轉換為文字建議，協助使用者理解擊球策略與改善方向。</w:t>
      </w:r>
    </w:p>
    <w:p w14:paraId="30FDF8FE" w14:textId="77777777" w:rsidR="00CD5DA2" w:rsidRDefault="00CD5DA2" w:rsidP="00CD5DA2">
      <w:pPr>
        <w:spacing w:afterLines="100" w:after="240"/>
        <w:ind w:firstLineChars="200" w:firstLine="500"/>
        <w:rPr>
          <w:rFonts w:asciiTheme="minorEastAsia" w:hAnsiTheme="minorEastAsia" w:cs="PMingLiU"/>
        </w:rPr>
      </w:pPr>
      <w:r w:rsidRPr="00CD5DA2">
        <w:rPr>
          <w:rFonts w:asciiTheme="minorEastAsia" w:hAnsiTheme="minorEastAsia" w:cs="PMingLiU" w:hint="eastAsia"/>
        </w:rPr>
        <w:t>本專題完成一套整合即時辨識、路徑輔助、投影顯示、錄影回放、統計分析、AI 教練建議與手機端 PWA 的撞球分析平台。研究結果顯示，人工智慧與電腦視覺技術可有效應用於撞球訓練輔助，並將傳統依賴經驗判斷的練習方式，轉化為更具數據化、視覺化與行動化的學習流程。未來可進一步加入更完整的球體旋轉、摩擦係數、擊球力度模型與個人化訓練推薦，以提升軌跡預測與策略建議的準確性。</w:t>
      </w:r>
    </w:p>
    <w:p w14:paraId="5EA58ADD" w14:textId="1A45ED0F" w:rsidR="00CE39C2" w:rsidRPr="004F0EF7" w:rsidRDefault="00D0610C" w:rsidP="00CD5DA2">
      <w:pPr>
        <w:spacing w:afterLines="50" w:after="120"/>
        <w:rPr>
          <w:rFonts w:asciiTheme="minorEastAsia" w:hAnsiTheme="minorEastAsia"/>
          <w:b/>
          <w:sz w:val="32"/>
          <w:szCs w:val="32"/>
        </w:rPr>
      </w:pPr>
      <w:r w:rsidRPr="004F0EF7">
        <w:rPr>
          <w:rFonts w:asciiTheme="minorEastAsia" w:hAnsiTheme="minorEastAsia" w:hint="eastAsia"/>
          <w:b/>
          <w:sz w:val="32"/>
          <w:szCs w:val="32"/>
        </w:rPr>
        <w:t>二、</w:t>
      </w:r>
      <w:r w:rsidR="00CE39C2" w:rsidRPr="004F0EF7">
        <w:rPr>
          <w:rFonts w:asciiTheme="minorEastAsia" w:hAnsiTheme="minorEastAsia" w:hint="eastAsia"/>
          <w:b/>
          <w:sz w:val="32"/>
          <w:szCs w:val="32"/>
        </w:rPr>
        <w:t>研究動機與目標</w:t>
      </w:r>
    </w:p>
    <w:p w14:paraId="0FCD1961" w14:textId="239E3360" w:rsidR="00CE39C2" w:rsidRPr="00C165FB" w:rsidRDefault="00D0610C" w:rsidP="00C165FB">
      <w:pPr>
        <w:spacing w:afterLines="50" w:after="120"/>
        <w:rPr>
          <w:rFonts w:asciiTheme="minorEastAsia" w:hAnsiTheme="minorEastAsia"/>
          <w:b/>
          <w:sz w:val="28"/>
          <w:szCs w:val="28"/>
        </w:rPr>
      </w:pPr>
      <w:r w:rsidRPr="00C165FB">
        <w:rPr>
          <w:rFonts w:asciiTheme="minorEastAsia" w:hAnsiTheme="minorEastAsia" w:hint="eastAsia"/>
          <w:b/>
          <w:sz w:val="28"/>
          <w:szCs w:val="28"/>
        </w:rPr>
        <w:t>(</w:t>
      </w:r>
      <w:proofErr w:type="gramStart"/>
      <w:r w:rsidRPr="00C165FB">
        <w:rPr>
          <w:rFonts w:asciiTheme="minorEastAsia" w:hAnsiTheme="minorEastAsia" w:hint="eastAsia"/>
          <w:b/>
          <w:sz w:val="28"/>
          <w:szCs w:val="28"/>
        </w:rPr>
        <w:t>一</w:t>
      </w:r>
      <w:proofErr w:type="gramEnd"/>
      <w:r w:rsidRPr="00C165FB">
        <w:rPr>
          <w:rFonts w:asciiTheme="minorEastAsia" w:hAnsiTheme="minorEastAsia" w:hint="eastAsia"/>
          <w:b/>
          <w:sz w:val="28"/>
          <w:szCs w:val="28"/>
        </w:rPr>
        <w:t>)</w:t>
      </w:r>
      <w:r w:rsidR="001013D2" w:rsidRPr="00C165FB">
        <w:rPr>
          <w:rFonts w:asciiTheme="minorEastAsia" w:hAnsiTheme="minorEastAsia" w:hint="eastAsia"/>
          <w:b/>
          <w:sz w:val="28"/>
          <w:szCs w:val="28"/>
        </w:rPr>
        <w:t xml:space="preserve"> </w:t>
      </w:r>
      <w:r w:rsidR="00CE39C2" w:rsidRPr="00C165FB">
        <w:rPr>
          <w:rFonts w:asciiTheme="minorEastAsia" w:hAnsiTheme="minorEastAsia" w:hint="eastAsia"/>
          <w:b/>
          <w:sz w:val="28"/>
          <w:szCs w:val="28"/>
        </w:rPr>
        <w:t>為何要做此一專題研究實驗?</w:t>
      </w:r>
    </w:p>
    <w:p w14:paraId="201E1EC4" w14:textId="6CBD65AA" w:rsidR="00C165FB" w:rsidRPr="00C165FB" w:rsidRDefault="00C165FB" w:rsidP="002B34EB">
      <w:pPr>
        <w:pStyle w:val="Web"/>
        <w:spacing w:before="0" w:beforeAutospacing="0" w:afterLines="50" w:after="120" w:afterAutospacing="0"/>
        <w:ind w:firstLineChars="200" w:firstLine="500"/>
        <w:rPr>
          <w:rFonts w:asciiTheme="minorEastAsia" w:eastAsiaTheme="minorEastAsia" w:hAnsiTheme="minorEastAsia"/>
        </w:rPr>
      </w:pPr>
      <w:r w:rsidRPr="00C165FB">
        <w:rPr>
          <w:rFonts w:asciiTheme="minorEastAsia" w:eastAsiaTheme="minorEastAsia" w:hAnsiTheme="minorEastAsia" w:hint="eastAsia"/>
        </w:rPr>
        <w:t>撞球運動是一項高度依賴幾何判斷、碰撞概念與物理直覺的競技項目。選手在擊球前必須判斷母球與目標球的位置關係、碰撞點、擊球角度、球體行進方向以及後續走位，這些因素都會直接影響擊球結果。對具經驗的選手而言，這些判斷多半來自長時間練習所累積的經驗；但對初學者而言，往往難以在短時間內準確理解球路變化，也不容易知道自己擊球判斷錯誤的原因。</w:t>
      </w:r>
    </w:p>
    <w:p w14:paraId="1122D7A4" w14:textId="1FB68335" w:rsidR="00C165FB" w:rsidRPr="00C165FB" w:rsidRDefault="00C165FB" w:rsidP="002B34EB">
      <w:pPr>
        <w:pStyle w:val="Web"/>
        <w:spacing w:before="0" w:beforeAutospacing="0" w:afterLines="50" w:after="120" w:afterAutospacing="0"/>
        <w:ind w:firstLineChars="200" w:firstLine="500"/>
        <w:rPr>
          <w:rFonts w:asciiTheme="minorEastAsia" w:eastAsiaTheme="minorEastAsia" w:hAnsiTheme="minorEastAsia"/>
        </w:rPr>
      </w:pPr>
      <w:r w:rsidRPr="00C165FB">
        <w:rPr>
          <w:rFonts w:asciiTheme="minorEastAsia" w:eastAsiaTheme="minorEastAsia" w:hAnsiTheme="minorEastAsia" w:hint="eastAsia"/>
        </w:rPr>
        <w:t>傳統撞球訓練方式多仰賴教練現場指導或選手反覆練習。雖然教練能依經驗提供建議，但訓練過程仍容易受到主觀判斷影響，且無法在每一次擊球時都提供即時、精確且視覺化的回饋。若缺乏輔助工具，使用者只能透過觀察球體實際移動結果來修正擊球方式，學習過程較不直觀，也較難有效累積可分析的訓練資料。</w:t>
      </w:r>
    </w:p>
    <w:p w14:paraId="16844166" w14:textId="6434B4BE" w:rsidR="00C165FB" w:rsidRPr="00C165FB" w:rsidRDefault="00C165FB" w:rsidP="002B34EB">
      <w:pPr>
        <w:pStyle w:val="Web"/>
        <w:spacing w:before="0" w:beforeAutospacing="0" w:afterLines="50" w:after="120" w:afterAutospacing="0"/>
        <w:ind w:firstLineChars="200" w:firstLine="500"/>
        <w:rPr>
          <w:rFonts w:asciiTheme="minorEastAsia" w:eastAsiaTheme="minorEastAsia" w:hAnsiTheme="minorEastAsia" w:hint="eastAsia"/>
        </w:rPr>
      </w:pPr>
      <w:r w:rsidRPr="00C165FB">
        <w:rPr>
          <w:rFonts w:asciiTheme="minorEastAsia" w:eastAsiaTheme="minorEastAsia" w:hAnsiTheme="minorEastAsia" w:hint="eastAsia"/>
        </w:rPr>
        <w:lastRenderedPageBreak/>
        <w:t>近年來，人工智慧、深度學習與電腦視覺技術快速發展，已能支援即時影像辨識、物件追蹤與運動分析等應用。這些技術若導入撞球訓練情境，便可透過攝影機即時擷取球桌畫面，辨識球體位置，並進一步分析可能的擊球路徑與策略選擇。相較於單純依靠人眼觀察，系統化的影像分析能提供較客觀且一致的判斷依據。</w:t>
      </w:r>
    </w:p>
    <w:p w14:paraId="57A10259" w14:textId="0182C976" w:rsidR="00C165FB" w:rsidRDefault="00C165FB" w:rsidP="002B34EB">
      <w:pPr>
        <w:pStyle w:val="Web"/>
        <w:spacing w:before="0" w:beforeAutospacing="0" w:afterLines="50" w:after="120" w:afterAutospacing="0"/>
        <w:ind w:firstLineChars="200" w:firstLine="500"/>
        <w:rPr>
          <w:rFonts w:asciiTheme="minorEastAsia" w:eastAsiaTheme="minorEastAsia" w:hAnsiTheme="minorEastAsia"/>
        </w:rPr>
      </w:pPr>
      <w:r w:rsidRPr="00C165FB">
        <w:rPr>
          <w:rFonts w:asciiTheme="minorEastAsia" w:eastAsiaTheme="minorEastAsia" w:hAnsiTheme="minorEastAsia" w:hint="eastAsia"/>
        </w:rPr>
        <w:t>因此，本專題希望建置一套「撞球即時分析與策略輔助系統」，將 YOLO 物件偵測、軌跡預測、球桌校正、AR 投影、錄影回放與 AI Coach 輔助功能整合於同一平台。透過即時影像辨識與視覺化輔助，使用者可更直觀地理解球體位置、擊球角度與可能路徑，進而提升撞球訓練的效率與數位化程度。同時，本系統也可作為人工智慧與電腦視覺技術應用於運動分析領域的實作驗證。</w:t>
      </w:r>
    </w:p>
    <w:p w14:paraId="79478D17" w14:textId="5BDD660E" w:rsidR="00CE39C2" w:rsidRPr="004F0EF7" w:rsidRDefault="00C419B8" w:rsidP="00C165FB">
      <w:pPr>
        <w:pStyle w:val="Web"/>
        <w:spacing w:beforeLines="50" w:before="120" w:afterLines="50" w:after="120"/>
        <w:rPr>
          <w:b/>
          <w:sz w:val="28"/>
          <w:szCs w:val="28"/>
        </w:rPr>
      </w:pPr>
      <w:r w:rsidRPr="004F0EF7">
        <w:rPr>
          <w:rFonts w:hint="eastAsia"/>
          <w:b/>
          <w:sz w:val="28"/>
          <w:szCs w:val="28"/>
        </w:rPr>
        <w:t>(二)</w:t>
      </w:r>
      <w:r w:rsidR="001013D2" w:rsidRPr="004F0EF7">
        <w:rPr>
          <w:rFonts w:hint="eastAsia"/>
          <w:b/>
          <w:sz w:val="28"/>
          <w:szCs w:val="28"/>
        </w:rPr>
        <w:t xml:space="preserve"> </w:t>
      </w:r>
      <w:r w:rsidR="00CE39C2" w:rsidRPr="004F0EF7">
        <w:rPr>
          <w:rFonts w:hint="eastAsia"/>
          <w:b/>
          <w:sz w:val="28"/>
          <w:szCs w:val="28"/>
        </w:rPr>
        <w:t>預計達到的目標</w:t>
      </w:r>
    </w:p>
    <w:p w14:paraId="64372C95" w14:textId="2DEAC3CD" w:rsidR="00EF1A92" w:rsidRPr="00EF1A9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本專題旨在開發「撞球即時分析與策略輔助系統」，透過電腦視覺、即時影像串流、物理軌跡分析與互動式介面，建立一套可應用於撞球訓練與比賽輔助的整合平台。具體目標如下：</w:t>
      </w:r>
    </w:p>
    <w:p w14:paraId="33B63715" w14:textId="0C9CDFA7" w:rsidR="00EF1A92" w:rsidRPr="00C165FB" w:rsidRDefault="00C165FB" w:rsidP="00C165FB">
      <w:pPr>
        <w:pStyle w:val="Web"/>
        <w:spacing w:before="0" w:beforeAutospacing="0" w:afterLines="50" w:after="120" w:afterAutospacing="0"/>
        <w:rPr>
          <w:rFonts w:asciiTheme="minorEastAsia" w:eastAsiaTheme="minorEastAsia" w:hAnsiTheme="minorEastAsia"/>
          <w:b/>
          <w:bCs/>
        </w:rPr>
      </w:pPr>
      <w:r w:rsidRPr="00C165FB">
        <w:rPr>
          <w:rFonts w:asciiTheme="minorEastAsia" w:eastAsiaTheme="minorEastAsia" w:hAnsiTheme="minorEastAsia" w:hint="eastAsia"/>
          <w:b/>
          <w:bCs/>
        </w:rPr>
        <w:t xml:space="preserve">1. </w:t>
      </w:r>
      <w:r w:rsidR="00EF1A92" w:rsidRPr="00C165FB">
        <w:rPr>
          <w:rFonts w:asciiTheme="minorEastAsia" w:eastAsiaTheme="minorEastAsia" w:hAnsiTheme="minorEastAsia" w:hint="eastAsia"/>
          <w:b/>
          <w:bCs/>
        </w:rPr>
        <w:t>建構整合 YOLO 視覺辨識與前端互動介面的即時分析平台</w:t>
      </w:r>
    </w:p>
    <w:p w14:paraId="7701FB75" w14:textId="1CDECE06" w:rsidR="00EF1A92" w:rsidRPr="00EF1A9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 xml:space="preserve">本系統以 YOLO 模型進行球體偵測，辨識影像中的母球、目標球與其他球體位置，並透過 </w:t>
      </w:r>
      <w:proofErr w:type="spellStart"/>
      <w:r w:rsidRPr="00EF1A92">
        <w:rPr>
          <w:rFonts w:asciiTheme="minorEastAsia" w:eastAsiaTheme="minorEastAsia" w:hAnsiTheme="minorEastAsia" w:hint="eastAsia"/>
        </w:rPr>
        <w:t>FastAPI</w:t>
      </w:r>
      <w:proofErr w:type="spellEnd"/>
      <w:r w:rsidRPr="00EF1A92">
        <w:rPr>
          <w:rFonts w:asciiTheme="minorEastAsia" w:eastAsiaTheme="minorEastAsia" w:hAnsiTheme="minorEastAsia" w:hint="eastAsia"/>
        </w:rPr>
        <w:t>、WebSocket 與 MJPEG 串流建立後端分析模組與前端操作介面之間的即時通訊機制。前端採用 React 與 Vite 開發，使使用者能透過圖形化介面查看即時影像、系統狀態、辨識結果與分析資訊，提升操作便利性與系統整合度。</w:t>
      </w:r>
    </w:p>
    <w:p w14:paraId="2218A0EE" w14:textId="42F63758" w:rsidR="00EF1A92" w:rsidRPr="00C165FB" w:rsidRDefault="00C165FB" w:rsidP="00C165FB">
      <w:pPr>
        <w:pStyle w:val="Web"/>
        <w:spacing w:before="0" w:beforeAutospacing="0" w:afterLines="50" w:after="120" w:afterAutospacing="0"/>
        <w:rPr>
          <w:rFonts w:asciiTheme="minorEastAsia" w:eastAsiaTheme="minorEastAsia" w:hAnsiTheme="minorEastAsia"/>
          <w:b/>
          <w:bCs/>
        </w:rPr>
      </w:pPr>
      <w:r w:rsidRPr="00C165FB">
        <w:rPr>
          <w:rFonts w:asciiTheme="minorEastAsia" w:eastAsiaTheme="minorEastAsia" w:hAnsiTheme="minorEastAsia" w:hint="eastAsia"/>
          <w:b/>
          <w:bCs/>
        </w:rPr>
        <w:t xml:space="preserve">2. </w:t>
      </w:r>
      <w:r w:rsidR="00EF1A92" w:rsidRPr="00C165FB">
        <w:rPr>
          <w:rFonts w:asciiTheme="minorEastAsia" w:eastAsiaTheme="minorEastAsia" w:hAnsiTheme="minorEastAsia" w:hint="eastAsia"/>
          <w:b/>
          <w:bCs/>
        </w:rPr>
        <w:t>實現基於基本物理模型的軌跡預測與策略輔助</w:t>
      </w:r>
    </w:p>
    <w:p w14:paraId="004D8C1A" w14:textId="0EADB21C" w:rsidR="00EF1A92" w:rsidRPr="00EF1A9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本系統以撞球碰撞的基本物理原理為基礎，根據母球、目標球、袋口與障礙球位置推估可能的擊球路徑。系統透過角度、路徑長度、障礙球狀態與可行性評估產生候選擊球路線，協助使用者判斷較適合的擊球方向與策略選擇，作為訓練與比賽時的參考依據。</w:t>
      </w:r>
    </w:p>
    <w:p w14:paraId="3A046663" w14:textId="352175AE" w:rsidR="00EF1A92" w:rsidRPr="00C165FB" w:rsidRDefault="00C165FB" w:rsidP="00C165FB">
      <w:pPr>
        <w:pStyle w:val="Web"/>
        <w:spacing w:before="0" w:beforeAutospacing="0" w:afterLines="50" w:after="120" w:afterAutospacing="0"/>
        <w:rPr>
          <w:rFonts w:asciiTheme="minorEastAsia" w:eastAsiaTheme="minorEastAsia" w:hAnsiTheme="minorEastAsia"/>
          <w:b/>
          <w:bCs/>
        </w:rPr>
      </w:pPr>
      <w:r w:rsidRPr="00C165FB">
        <w:rPr>
          <w:rFonts w:asciiTheme="minorEastAsia" w:eastAsiaTheme="minorEastAsia" w:hAnsiTheme="minorEastAsia" w:hint="eastAsia"/>
          <w:b/>
          <w:bCs/>
        </w:rPr>
        <w:t xml:space="preserve">3. </w:t>
      </w:r>
      <w:r w:rsidR="00EF1A92" w:rsidRPr="00C165FB">
        <w:rPr>
          <w:rFonts w:asciiTheme="minorEastAsia" w:eastAsiaTheme="minorEastAsia" w:hAnsiTheme="minorEastAsia" w:hint="eastAsia"/>
          <w:b/>
          <w:bCs/>
        </w:rPr>
        <w:t>建立球桌校正與 AR 投影輔助機制</w:t>
      </w:r>
    </w:p>
    <w:p w14:paraId="745E65C4" w14:textId="5ED92FC0" w:rsidR="00EF1A92" w:rsidRPr="00EF1A9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為使分析結果能正確對應到實體球桌，本系統設計球桌校正與投影座標轉換功能，將攝影機影像中的球體位置與路徑規劃結果轉換至投影畫面座標。透過 AR 投影方式，系統可將輔助線、目標點與路徑提示直接呈現在球桌上，使使用者能更直觀地理解擊球角度與球體運動方向。</w:t>
      </w:r>
    </w:p>
    <w:p w14:paraId="6473040A" w14:textId="525AC9EA" w:rsidR="00EF1A92" w:rsidRPr="00C165FB" w:rsidRDefault="00C165FB" w:rsidP="00C165FB">
      <w:pPr>
        <w:pStyle w:val="Web"/>
        <w:spacing w:before="0" w:beforeAutospacing="0" w:afterLines="50" w:after="120" w:afterAutospacing="0"/>
        <w:rPr>
          <w:rFonts w:asciiTheme="minorEastAsia" w:eastAsiaTheme="minorEastAsia" w:hAnsiTheme="minorEastAsia"/>
          <w:b/>
          <w:bCs/>
        </w:rPr>
      </w:pPr>
      <w:r w:rsidRPr="00C165FB">
        <w:rPr>
          <w:rFonts w:asciiTheme="minorEastAsia" w:eastAsiaTheme="minorEastAsia" w:hAnsiTheme="minorEastAsia" w:hint="eastAsia"/>
          <w:b/>
          <w:bCs/>
        </w:rPr>
        <w:t xml:space="preserve">4. </w:t>
      </w:r>
      <w:r w:rsidR="00EF1A92" w:rsidRPr="00C165FB">
        <w:rPr>
          <w:rFonts w:asciiTheme="minorEastAsia" w:eastAsiaTheme="minorEastAsia" w:hAnsiTheme="minorEastAsia" w:hint="eastAsia"/>
          <w:b/>
          <w:bCs/>
        </w:rPr>
        <w:t>提供練習模式、比賽模式與錄影回放功能</w:t>
      </w:r>
    </w:p>
    <w:p w14:paraId="5984B650" w14:textId="1E53AD9A" w:rsidR="00EF1A92" w:rsidRPr="00EF1A9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本系統規劃練習模式與比賽模式，以支援不同使用情境。練習模式可用於單球訓練、指定球型練習與路線輔助訓練；比賽模式則可記錄比賽流程、回合狀態與相關事件。</w:t>
      </w:r>
      <w:proofErr w:type="gramStart"/>
      <w:r w:rsidRPr="00EF1A92">
        <w:rPr>
          <w:rFonts w:asciiTheme="minorEastAsia" w:eastAsiaTheme="minorEastAsia" w:hAnsiTheme="minorEastAsia" w:hint="eastAsia"/>
        </w:rPr>
        <w:t>此外，</w:t>
      </w:r>
      <w:proofErr w:type="gramEnd"/>
      <w:r w:rsidRPr="00EF1A92">
        <w:rPr>
          <w:rFonts w:asciiTheme="minorEastAsia" w:eastAsiaTheme="minorEastAsia" w:hAnsiTheme="minorEastAsia" w:hint="eastAsia"/>
        </w:rPr>
        <w:t>系統提供錄影與回放功能，保存練習或比賽過程，使使用者能於事後檢視擊球表現與分析結果，作為後續改善依據。</w:t>
      </w:r>
    </w:p>
    <w:p w14:paraId="5352EFF5" w14:textId="3976482E" w:rsidR="00EF1A92" w:rsidRPr="00C165FB" w:rsidRDefault="00C165FB" w:rsidP="00C165FB">
      <w:pPr>
        <w:pStyle w:val="Web"/>
        <w:spacing w:before="0" w:beforeAutospacing="0" w:afterLines="50" w:after="120" w:afterAutospacing="0"/>
        <w:rPr>
          <w:rFonts w:asciiTheme="minorEastAsia" w:eastAsiaTheme="minorEastAsia" w:hAnsiTheme="minorEastAsia"/>
          <w:b/>
          <w:bCs/>
        </w:rPr>
      </w:pPr>
      <w:r w:rsidRPr="00C165FB">
        <w:rPr>
          <w:rFonts w:asciiTheme="minorEastAsia" w:eastAsiaTheme="minorEastAsia" w:hAnsiTheme="minorEastAsia" w:hint="eastAsia"/>
          <w:b/>
          <w:bCs/>
        </w:rPr>
        <w:t xml:space="preserve">5. </w:t>
      </w:r>
      <w:r w:rsidR="00EF1A92" w:rsidRPr="00C165FB">
        <w:rPr>
          <w:rFonts w:asciiTheme="minorEastAsia" w:eastAsiaTheme="minorEastAsia" w:hAnsiTheme="minorEastAsia" w:hint="eastAsia"/>
          <w:b/>
          <w:bCs/>
        </w:rPr>
        <w:t>整合 AI Coach 輔助建議功能</w:t>
      </w:r>
    </w:p>
    <w:p w14:paraId="10DB82FB" w14:textId="6993AF6A" w:rsidR="00EF1A92" w:rsidRPr="00CD5DA2" w:rsidRDefault="00EF1A92" w:rsidP="002B34EB">
      <w:pPr>
        <w:pStyle w:val="Web"/>
        <w:spacing w:before="0" w:beforeAutospacing="0" w:afterLines="50" w:after="120" w:afterAutospacing="0"/>
        <w:ind w:firstLineChars="200" w:firstLine="500"/>
        <w:rPr>
          <w:rFonts w:asciiTheme="minorEastAsia" w:eastAsiaTheme="minorEastAsia" w:hAnsiTheme="minorEastAsia"/>
        </w:rPr>
      </w:pPr>
      <w:r w:rsidRPr="00EF1A92">
        <w:rPr>
          <w:rFonts w:asciiTheme="minorEastAsia" w:eastAsiaTheme="minorEastAsia" w:hAnsiTheme="minorEastAsia" w:hint="eastAsia"/>
        </w:rPr>
        <w:t>本系統將球體偵測結果、球桌狀態、路徑規劃結果與使用情境整理為 AI Coach 可使用的分析資料，並透過前端聊天介面或建議模組提供擊球策略、路線選擇與訓練改善方</w:t>
      </w:r>
      <w:r w:rsidRPr="00EF1A92">
        <w:rPr>
          <w:rFonts w:asciiTheme="minorEastAsia" w:eastAsiaTheme="minorEastAsia" w:hAnsiTheme="minorEastAsia" w:hint="eastAsia"/>
        </w:rPr>
        <w:lastRenderedPageBreak/>
        <w:t>向。透過 AI Coach，系統不僅能呈現視覺化結果，也能以較容易理解的文字說明協助使用者做出判斷。</w:t>
      </w:r>
    </w:p>
    <w:p w14:paraId="484E16AE" w14:textId="77777777" w:rsidR="004F2274" w:rsidRPr="004F2274" w:rsidRDefault="004F2274" w:rsidP="004F2274">
      <w:pPr>
        <w:pStyle w:val="Web"/>
        <w:spacing w:before="0" w:beforeAutospacing="0" w:afterLines="50" w:after="120" w:afterAutospacing="0"/>
        <w:rPr>
          <w:rFonts w:asciiTheme="minorEastAsia" w:eastAsiaTheme="minorEastAsia" w:hAnsiTheme="minorEastAsia"/>
          <w:b/>
          <w:bCs/>
        </w:rPr>
      </w:pPr>
      <w:r w:rsidRPr="004F2274">
        <w:rPr>
          <w:rFonts w:asciiTheme="minorEastAsia" w:eastAsiaTheme="minorEastAsia" w:hAnsiTheme="minorEastAsia" w:hint="eastAsia"/>
          <w:b/>
          <w:bCs/>
        </w:rPr>
        <w:t>6. 提升系統即時性、穩定性與跨裝置擴充能力</w:t>
      </w:r>
    </w:p>
    <w:p w14:paraId="6B0A2136" w14:textId="77777777" w:rsidR="004F2274" w:rsidRDefault="004F2274" w:rsidP="004F2274">
      <w:pPr>
        <w:pStyle w:val="Web"/>
        <w:spacing w:before="0" w:beforeAutospacing="0" w:afterLines="50" w:after="120" w:afterAutospacing="0"/>
        <w:ind w:firstLineChars="200" w:firstLine="500"/>
        <w:rPr>
          <w:rFonts w:asciiTheme="minorEastAsia" w:eastAsiaTheme="minorEastAsia" w:hAnsiTheme="minorEastAsia"/>
        </w:rPr>
      </w:pPr>
      <w:r w:rsidRPr="004F2274">
        <w:rPr>
          <w:rFonts w:asciiTheme="minorEastAsia" w:eastAsiaTheme="minorEastAsia" w:hAnsiTheme="minorEastAsia" w:hint="eastAsia"/>
        </w:rPr>
        <w:t>本專題透過前後端分離、模組化設計、非同步事件處理、</w:t>
      </w:r>
      <w:proofErr w:type="gramStart"/>
      <w:r w:rsidRPr="004F2274">
        <w:rPr>
          <w:rFonts w:asciiTheme="minorEastAsia" w:eastAsiaTheme="minorEastAsia" w:hAnsiTheme="minorEastAsia" w:hint="eastAsia"/>
        </w:rPr>
        <w:t>獨立串</w:t>
      </w:r>
      <w:proofErr w:type="gramEnd"/>
      <w:r w:rsidRPr="004F2274">
        <w:rPr>
          <w:rFonts w:asciiTheme="minorEastAsia" w:eastAsiaTheme="minorEastAsia" w:hAnsiTheme="minorEastAsia" w:hint="eastAsia"/>
        </w:rPr>
        <w:t>流架構與 PWA 遠端存取方式，提升系統在即時影像分析、多功能整合與跨裝置使用下的穩定性。桌面端負責高頻影像辨識、串流與投影輔助，手機端則負責個人資料、數據看板、社群互動與 AI Coach 聊天介面。未來可在現有架構上進一步擴充更完整的物理模型、球體旋轉與摩擦分析、進階策略推薦、多人資料同步與個人化訓練紀錄，使系統具備持續改善與延伸應用的能力。</w:t>
      </w:r>
    </w:p>
    <w:p w14:paraId="4C2252A9" w14:textId="57582180" w:rsidR="004F2274" w:rsidRPr="004F2274" w:rsidRDefault="004F2274" w:rsidP="004F2274">
      <w:pPr>
        <w:pStyle w:val="Web"/>
        <w:spacing w:before="0" w:beforeAutospacing="0" w:afterLines="50" w:after="120" w:afterAutospacing="0"/>
        <w:rPr>
          <w:rFonts w:ascii="DFKai-SB" w:hAnsi="DFKai-SB"/>
          <w:b/>
          <w:bCs/>
        </w:rPr>
      </w:pPr>
      <w:r w:rsidRPr="004F2274">
        <w:rPr>
          <w:rFonts w:ascii="DFKai-SB" w:hAnsi="DFKai-SB" w:hint="eastAsia"/>
          <w:b/>
          <w:bCs/>
        </w:rPr>
        <w:t>7.</w:t>
      </w:r>
      <w:r w:rsidRPr="004F2274">
        <w:rPr>
          <w:rFonts w:ascii="DFKai-SB" w:hAnsi="DFKai-SB" w:hint="eastAsia"/>
          <w:b/>
          <w:bCs/>
        </w:rPr>
        <w:t>建立手機端</w:t>
      </w:r>
      <w:r w:rsidRPr="004F2274">
        <w:rPr>
          <w:rFonts w:ascii="DFKai-SB" w:hAnsi="DFKai-SB" w:hint="eastAsia"/>
          <w:b/>
          <w:bCs/>
        </w:rPr>
        <w:t xml:space="preserve"> PWA </w:t>
      </w:r>
      <w:r w:rsidRPr="004F2274">
        <w:rPr>
          <w:rFonts w:ascii="DFKai-SB" w:hAnsi="DFKai-SB" w:hint="eastAsia"/>
          <w:b/>
          <w:bCs/>
        </w:rPr>
        <w:t>與遠端存取機制</w:t>
      </w:r>
    </w:p>
    <w:p w14:paraId="3051EDFD" w14:textId="5BC9F403" w:rsidR="004F2274" w:rsidRDefault="004F2274" w:rsidP="004F2274">
      <w:pPr>
        <w:pStyle w:val="Web"/>
        <w:spacing w:before="0" w:beforeAutospacing="0" w:afterLines="50" w:after="120" w:afterAutospacing="0"/>
        <w:ind w:firstLineChars="200" w:firstLine="500"/>
        <w:rPr>
          <w:rFonts w:ascii="DFKai-SB" w:hAnsi="DFKai-SB"/>
        </w:rPr>
      </w:pPr>
      <w:r w:rsidRPr="004F2274">
        <w:rPr>
          <w:rFonts w:ascii="DFKai-SB" w:hAnsi="DFKai-SB" w:hint="eastAsia"/>
        </w:rPr>
        <w:t>本系統除桌面端即時分析介面外，亦建立手機端</w:t>
      </w:r>
      <w:r w:rsidRPr="004F2274">
        <w:rPr>
          <w:rFonts w:ascii="DFKai-SB" w:hAnsi="DFKai-SB" w:hint="eastAsia"/>
        </w:rPr>
        <w:t xml:space="preserve"> PWA </w:t>
      </w:r>
      <w:r w:rsidRPr="004F2274">
        <w:rPr>
          <w:rFonts w:ascii="DFKai-SB" w:hAnsi="DFKai-SB" w:hint="eastAsia"/>
        </w:rPr>
        <w:t>介面，讓使用者可透過手機瀏覽器使用</w:t>
      </w:r>
      <w:r w:rsidRPr="004F2274">
        <w:rPr>
          <w:rFonts w:ascii="DFKai-SB" w:hAnsi="DFKai-SB" w:hint="eastAsia"/>
        </w:rPr>
        <w:t xml:space="preserve"> </w:t>
      </w:r>
      <w:proofErr w:type="spellStart"/>
      <w:r w:rsidRPr="004F2274">
        <w:rPr>
          <w:rFonts w:ascii="DFKai-SB" w:hAnsi="DFKai-SB" w:hint="eastAsia"/>
        </w:rPr>
        <w:t>CueVex</w:t>
      </w:r>
      <w:proofErr w:type="spellEnd"/>
      <w:r w:rsidRPr="004F2274">
        <w:rPr>
          <w:rFonts w:ascii="DFKai-SB" w:hAnsi="DFKai-SB" w:hint="eastAsia"/>
        </w:rPr>
        <w:t xml:space="preserve"> </w:t>
      </w:r>
      <w:r w:rsidRPr="004F2274">
        <w:rPr>
          <w:rFonts w:ascii="DFKai-SB" w:hAnsi="DFKai-SB" w:hint="eastAsia"/>
        </w:rPr>
        <w:t>的行動端功能。系統透過</w:t>
      </w:r>
      <w:r w:rsidRPr="004F2274">
        <w:rPr>
          <w:rFonts w:ascii="DFKai-SB" w:hAnsi="DFKai-SB" w:hint="eastAsia"/>
        </w:rPr>
        <w:t xml:space="preserve"> Cloudflare Tunnel </w:t>
      </w:r>
      <w:r w:rsidRPr="004F2274">
        <w:rPr>
          <w:rFonts w:ascii="DFKai-SB" w:hAnsi="DFKai-SB" w:hint="eastAsia"/>
        </w:rPr>
        <w:t>提供</w:t>
      </w:r>
      <w:r w:rsidRPr="004F2274">
        <w:rPr>
          <w:rFonts w:ascii="DFKai-SB" w:hAnsi="DFKai-SB" w:hint="eastAsia"/>
        </w:rPr>
        <w:t xml:space="preserve"> HTTPS </w:t>
      </w:r>
      <w:r w:rsidRPr="004F2274">
        <w:rPr>
          <w:rFonts w:ascii="DFKai-SB" w:hAnsi="DFKai-SB" w:hint="eastAsia"/>
        </w:rPr>
        <w:t>遠端存取，使手機端能連接後端</w:t>
      </w:r>
      <w:r w:rsidRPr="004F2274">
        <w:rPr>
          <w:rFonts w:ascii="DFKai-SB" w:hAnsi="DFKai-SB" w:hint="eastAsia"/>
        </w:rPr>
        <w:t xml:space="preserve"> API</w:t>
      </w:r>
      <w:r w:rsidRPr="004F2274">
        <w:rPr>
          <w:rFonts w:ascii="DFKai-SB" w:hAnsi="DFKai-SB" w:hint="eastAsia"/>
        </w:rPr>
        <w:t>，取得個人數據、訓練成果、社群動態與</w:t>
      </w:r>
      <w:r w:rsidRPr="004F2274">
        <w:rPr>
          <w:rFonts w:ascii="DFKai-SB" w:hAnsi="DFKai-SB" w:hint="eastAsia"/>
        </w:rPr>
        <w:t xml:space="preserve"> AI Coach </w:t>
      </w:r>
      <w:r w:rsidRPr="004F2274">
        <w:rPr>
          <w:rFonts w:ascii="DFKai-SB" w:hAnsi="DFKai-SB" w:hint="eastAsia"/>
        </w:rPr>
        <w:t>聊天回覆。手機端功能包含帳號登入、個人頁、數據看板、社</w:t>
      </w:r>
      <w:proofErr w:type="gramStart"/>
      <w:r w:rsidRPr="004F2274">
        <w:rPr>
          <w:rFonts w:ascii="DFKai-SB" w:hAnsi="DFKai-SB" w:hint="eastAsia"/>
        </w:rPr>
        <w:t>群貼文</w:t>
      </w:r>
      <w:proofErr w:type="gramEnd"/>
      <w:r w:rsidRPr="004F2274">
        <w:rPr>
          <w:rFonts w:ascii="DFKai-SB" w:hAnsi="DFKai-SB" w:hint="eastAsia"/>
        </w:rPr>
        <w:t>、好友互動、好友</w:t>
      </w:r>
      <w:r w:rsidRPr="004F2274">
        <w:rPr>
          <w:rFonts w:ascii="DFKai-SB" w:hAnsi="DFKai-SB" w:hint="eastAsia"/>
        </w:rPr>
        <w:t xml:space="preserve"> QR Code</w:t>
      </w:r>
      <w:r w:rsidRPr="004F2274">
        <w:rPr>
          <w:rFonts w:ascii="DFKai-SB" w:hAnsi="DFKai-SB" w:hint="eastAsia"/>
        </w:rPr>
        <w:t>、通知設定與</w:t>
      </w:r>
      <w:r w:rsidRPr="004F2274">
        <w:rPr>
          <w:rFonts w:ascii="DFKai-SB" w:hAnsi="DFKai-SB" w:hint="eastAsia"/>
        </w:rPr>
        <w:t xml:space="preserve"> AI </w:t>
      </w:r>
      <w:r w:rsidRPr="004F2274">
        <w:rPr>
          <w:rFonts w:ascii="DFKai-SB" w:hAnsi="DFKai-SB" w:hint="eastAsia"/>
        </w:rPr>
        <w:t>教練聊天室，使</w:t>
      </w:r>
      <w:r w:rsidRPr="004F2274">
        <w:rPr>
          <w:rFonts w:ascii="DFKai-SB" w:hAnsi="DFKai-SB" w:hint="eastAsia"/>
        </w:rPr>
        <w:t xml:space="preserve"> </w:t>
      </w:r>
      <w:proofErr w:type="spellStart"/>
      <w:r w:rsidRPr="004F2274">
        <w:rPr>
          <w:rFonts w:ascii="DFKai-SB" w:hAnsi="DFKai-SB" w:hint="eastAsia"/>
        </w:rPr>
        <w:t>CueVex</w:t>
      </w:r>
      <w:proofErr w:type="spellEnd"/>
      <w:r w:rsidRPr="004F2274">
        <w:rPr>
          <w:rFonts w:ascii="DFKai-SB" w:hAnsi="DFKai-SB" w:hint="eastAsia"/>
        </w:rPr>
        <w:t xml:space="preserve"> </w:t>
      </w:r>
      <w:r w:rsidRPr="004F2274">
        <w:rPr>
          <w:rFonts w:ascii="DFKai-SB" w:hAnsi="DFKai-SB" w:hint="eastAsia"/>
        </w:rPr>
        <w:t>不只是一套桌面即時分析工具，也能延伸為可在日常使用的行動化訓練平台。</w:t>
      </w:r>
    </w:p>
    <w:p w14:paraId="06C1B39D" w14:textId="77777777" w:rsidR="006C49CD" w:rsidRPr="006C49CD" w:rsidRDefault="006C49CD" w:rsidP="00C165FB">
      <w:pPr>
        <w:spacing w:afterLines="50" w:after="120"/>
        <w:rPr>
          <w:rFonts w:ascii="DFKai-SB" w:hAnsi="DFKai-SB"/>
          <w:b/>
          <w:bCs/>
          <w:sz w:val="32"/>
          <w:szCs w:val="32"/>
        </w:rPr>
      </w:pPr>
      <w:r w:rsidRPr="006C49CD">
        <w:rPr>
          <w:rFonts w:ascii="DFKai-SB" w:hAnsi="DFKai-SB" w:hint="eastAsia"/>
          <w:b/>
          <w:bCs/>
          <w:sz w:val="32"/>
          <w:szCs w:val="32"/>
        </w:rPr>
        <w:t>三、文獻探討與前人研究</w:t>
      </w:r>
    </w:p>
    <w:p w14:paraId="5E99E582" w14:textId="571BCC6A" w:rsidR="006C49CD" w:rsidRDefault="006C49CD" w:rsidP="002B34EB">
      <w:pPr>
        <w:spacing w:afterLines="50" w:after="120"/>
        <w:ind w:firstLineChars="200" w:firstLine="500"/>
        <w:rPr>
          <w:rFonts w:ascii="DFKai-SB" w:hAnsi="DFKai-SB"/>
        </w:rPr>
      </w:pPr>
      <w:r w:rsidRPr="006C49CD">
        <w:rPr>
          <w:rFonts w:ascii="DFKai-SB" w:hAnsi="DFKai-SB" w:hint="eastAsia"/>
        </w:rPr>
        <w:t>本章針對本專題所使用之核心技術與相關研究進行探討，包含</w:t>
      </w:r>
      <w:r w:rsidRPr="006C49CD">
        <w:rPr>
          <w:rFonts w:ascii="DFKai-SB" w:hAnsi="DFKai-SB" w:hint="eastAsia"/>
        </w:rPr>
        <w:t xml:space="preserve"> YOLO </w:t>
      </w:r>
      <w:r w:rsidRPr="006C49CD">
        <w:rPr>
          <w:rFonts w:ascii="DFKai-SB" w:hAnsi="DFKai-SB" w:hint="eastAsia"/>
        </w:rPr>
        <w:t>即時物件偵測技術、電腦視覺於運動訓練分析之應用，以及近年與撞球分析、擊球策略輔助相關之研究。透過整理前人研究，可了解目前撞球影像分析技術的發展方向，並進一步說明本研究系統設計之改進重點。</w:t>
      </w:r>
    </w:p>
    <w:p w14:paraId="03B3C3F6" w14:textId="21545602" w:rsidR="006C49CD" w:rsidRPr="006C49CD" w:rsidRDefault="006C49CD" w:rsidP="006C49CD">
      <w:pPr>
        <w:spacing w:afterLines="50" w:after="120"/>
        <w:rPr>
          <w:rFonts w:ascii="DFKai-SB" w:hAnsi="DFKai-SB"/>
        </w:rPr>
      </w:pPr>
      <w:r>
        <w:rPr>
          <w:rFonts w:ascii="DFKai-SB" w:hAnsi="DFKai-SB" w:hint="eastAsia"/>
          <w:b/>
          <w:bCs/>
          <w:sz w:val="28"/>
          <w:szCs w:val="28"/>
        </w:rPr>
        <w:t>(</w:t>
      </w:r>
      <w:proofErr w:type="gramStart"/>
      <w:r>
        <w:rPr>
          <w:rFonts w:ascii="DFKai-SB" w:hAnsi="DFKai-SB" w:hint="eastAsia"/>
          <w:b/>
          <w:bCs/>
          <w:sz w:val="28"/>
          <w:szCs w:val="28"/>
        </w:rPr>
        <w:t>一</w:t>
      </w:r>
      <w:proofErr w:type="gramEnd"/>
      <w:r>
        <w:rPr>
          <w:rFonts w:ascii="DFKai-SB" w:hAnsi="DFKai-SB" w:hint="eastAsia"/>
          <w:b/>
          <w:bCs/>
          <w:sz w:val="28"/>
          <w:szCs w:val="28"/>
        </w:rPr>
        <w:t xml:space="preserve">) </w:t>
      </w:r>
      <w:r w:rsidRPr="006C49CD">
        <w:rPr>
          <w:rFonts w:ascii="DFKai-SB" w:hAnsi="DFKai-SB" w:hint="eastAsia"/>
          <w:b/>
          <w:bCs/>
          <w:sz w:val="28"/>
          <w:szCs w:val="28"/>
        </w:rPr>
        <w:t xml:space="preserve">YOLO </w:t>
      </w:r>
      <w:r w:rsidRPr="006C49CD">
        <w:rPr>
          <w:rFonts w:ascii="DFKai-SB" w:hAnsi="DFKai-SB" w:hint="eastAsia"/>
          <w:b/>
          <w:bCs/>
          <w:sz w:val="28"/>
          <w:szCs w:val="28"/>
        </w:rPr>
        <w:t>即時物件偵測技術</w:t>
      </w:r>
    </w:p>
    <w:p w14:paraId="2820CFE6" w14:textId="7AD3B2BD" w:rsidR="00055E91" w:rsidRPr="00055E91" w:rsidRDefault="00055E91" w:rsidP="00055E91">
      <w:pPr>
        <w:spacing w:afterLines="50" w:after="120"/>
        <w:rPr>
          <w:rFonts w:ascii="DFKai-SB" w:hAnsi="DFKai-SB"/>
        </w:rPr>
      </w:pPr>
      <w:r w:rsidRPr="00055E91">
        <w:rPr>
          <w:rFonts w:ascii="DFKai-SB" w:hAnsi="DFKai-SB" w:hint="eastAsia"/>
        </w:rPr>
        <w:t>物件偵測是電腦視覺領域中的重要技術，其目標是在影像中辨識特定物件的類別與位置。傳統物件偵測方法多仰賴人工設計特徵與影像處理規則，例如顏色、邊緣、形狀或紋理等資訊，雖然在特定環境下能達到一定效果，但當光線、背景、角度或遮擋情況改變時，辨識穩定性容易受到影響。隨著深度學習發展，</w:t>
      </w:r>
      <w:proofErr w:type="gramStart"/>
      <w:r w:rsidRPr="00055E91">
        <w:rPr>
          <w:rFonts w:ascii="DFKai-SB" w:hAnsi="DFKai-SB" w:hint="eastAsia"/>
        </w:rPr>
        <w:t>卷積神經</w:t>
      </w:r>
      <w:proofErr w:type="gramEnd"/>
      <w:r w:rsidRPr="00055E91">
        <w:rPr>
          <w:rFonts w:ascii="DFKai-SB" w:hAnsi="DFKai-SB" w:hint="eastAsia"/>
        </w:rPr>
        <w:t>網路能直接從大量影像資料中學習物件特徵，使物件偵測在準確度與泛化能力上有明顯提升。</w:t>
      </w:r>
    </w:p>
    <w:p w14:paraId="2BEAF3BF" w14:textId="7E01FEC8" w:rsidR="00055E91" w:rsidRPr="00055E91" w:rsidRDefault="00055E91" w:rsidP="002B34EB">
      <w:pPr>
        <w:spacing w:afterLines="50" w:after="120"/>
        <w:ind w:firstLineChars="200" w:firstLine="500"/>
        <w:rPr>
          <w:rFonts w:ascii="DFKai-SB" w:hAnsi="DFKai-SB"/>
        </w:rPr>
      </w:pPr>
      <w:r w:rsidRPr="00055E91">
        <w:rPr>
          <w:rFonts w:ascii="DFKai-SB" w:hAnsi="DFKai-SB" w:hint="eastAsia"/>
        </w:rPr>
        <w:t>YOLO</w:t>
      </w:r>
      <w:r w:rsidRPr="00055E91">
        <w:rPr>
          <w:rFonts w:ascii="DFKai-SB" w:hAnsi="DFKai-SB" w:hint="eastAsia"/>
        </w:rPr>
        <w:t>（</w:t>
      </w:r>
      <w:r w:rsidRPr="00055E91">
        <w:rPr>
          <w:rFonts w:ascii="DFKai-SB" w:hAnsi="DFKai-SB" w:hint="eastAsia"/>
        </w:rPr>
        <w:t>You Only Look Once</w:t>
      </w:r>
      <w:r w:rsidRPr="00055E91">
        <w:rPr>
          <w:rFonts w:ascii="DFKai-SB" w:hAnsi="DFKai-SB" w:hint="eastAsia"/>
        </w:rPr>
        <w:t>）是一種常用於即時物件偵測的深度學習模型，其主要特色是能夠在單次前向傳播中同時完成物件分類與位置預測，因此具備較高的推論速度，適合應用於需要即時反應的影像辨識場景。相較於部分需分階段產生候選區域的偵測方法，</w:t>
      </w:r>
      <w:r w:rsidRPr="00055E91">
        <w:rPr>
          <w:rFonts w:ascii="DFKai-SB" w:hAnsi="DFKai-SB" w:hint="eastAsia"/>
        </w:rPr>
        <w:t xml:space="preserve">YOLO </w:t>
      </w:r>
      <w:r w:rsidRPr="00055E91">
        <w:rPr>
          <w:rFonts w:ascii="DFKai-SB" w:hAnsi="DFKai-SB" w:hint="eastAsia"/>
        </w:rPr>
        <w:t>將物件偵測視為單一回歸問題，可在保持一定準確度的同時提升運算效率，因此廣泛應用於交通監控、工業檢測、智慧監控、運動分析與人機互動等領域。</w:t>
      </w:r>
    </w:p>
    <w:p w14:paraId="5BC627BA" w14:textId="172F8C2A" w:rsidR="00055E91" w:rsidRPr="00055E91" w:rsidRDefault="00055E91" w:rsidP="002B34EB">
      <w:pPr>
        <w:spacing w:afterLines="50" w:after="120"/>
        <w:ind w:firstLineChars="200" w:firstLine="500"/>
        <w:rPr>
          <w:rFonts w:ascii="DFKai-SB" w:hAnsi="DFKai-SB"/>
        </w:rPr>
      </w:pPr>
      <w:r w:rsidRPr="00055E91">
        <w:rPr>
          <w:rFonts w:ascii="DFKai-SB" w:hAnsi="DFKai-SB" w:hint="eastAsia"/>
        </w:rPr>
        <w:t xml:space="preserve">YOLO </w:t>
      </w:r>
      <w:r w:rsidRPr="00055E91">
        <w:rPr>
          <w:rFonts w:ascii="DFKai-SB" w:hAnsi="DFKai-SB" w:hint="eastAsia"/>
        </w:rPr>
        <w:t>系列模型經過多個版本演進，逐漸在速度、準確度與模型彈性上取得更佳平衡。例如</w:t>
      </w:r>
      <w:r w:rsidRPr="00055E91">
        <w:rPr>
          <w:rFonts w:ascii="DFKai-SB" w:hAnsi="DFKai-SB" w:hint="eastAsia"/>
        </w:rPr>
        <w:t xml:space="preserve"> YOLOv3 </w:t>
      </w:r>
      <w:r w:rsidRPr="00055E91">
        <w:rPr>
          <w:rFonts w:ascii="DFKai-SB" w:hAnsi="DFKai-SB" w:hint="eastAsia"/>
        </w:rPr>
        <w:t>強化多尺度偵測能力，使模型能更有效辨識不同大小的物件；</w:t>
      </w:r>
      <w:r w:rsidRPr="00055E91">
        <w:rPr>
          <w:rFonts w:ascii="DFKai-SB" w:hAnsi="DFKai-SB" w:hint="eastAsia"/>
        </w:rPr>
        <w:t xml:space="preserve">YOLOv4 </w:t>
      </w:r>
      <w:r w:rsidRPr="00055E91">
        <w:rPr>
          <w:rFonts w:ascii="DFKai-SB" w:hAnsi="DFKai-SB" w:hint="eastAsia"/>
        </w:rPr>
        <w:t>則進一步整合多種訓練技巧與網路架構改良，提高偵測效能與實用性。後續</w:t>
      </w:r>
      <w:r w:rsidRPr="00055E91">
        <w:rPr>
          <w:rFonts w:ascii="DFKai-SB" w:hAnsi="DFKai-SB" w:hint="eastAsia"/>
        </w:rPr>
        <w:t xml:space="preserve"> YOLOv8 </w:t>
      </w:r>
      <w:r w:rsidRPr="00055E91">
        <w:rPr>
          <w:rFonts w:ascii="DFKai-SB" w:hAnsi="DFKai-SB" w:hint="eastAsia"/>
        </w:rPr>
        <w:t>等版本則在模型架構、訓練流程與部署便利性上持續改進，使其更適合應用於即時系統開發。</w:t>
      </w:r>
    </w:p>
    <w:p w14:paraId="5D9735A0" w14:textId="15131643" w:rsidR="00055E91" w:rsidRDefault="00055E91" w:rsidP="002B34EB">
      <w:pPr>
        <w:spacing w:afterLines="50" w:after="120"/>
        <w:ind w:firstLineChars="200" w:firstLine="500"/>
        <w:rPr>
          <w:rFonts w:ascii="DFKai-SB" w:hAnsi="DFKai-SB"/>
        </w:rPr>
      </w:pPr>
      <w:r w:rsidRPr="00055E91">
        <w:rPr>
          <w:rFonts w:ascii="DFKai-SB" w:hAnsi="DFKai-SB" w:hint="eastAsia"/>
        </w:rPr>
        <w:lastRenderedPageBreak/>
        <w:t>在本專題中，撞球系統需要即時辨識球桌上的母球、目標球與其他球體位置，並將偵測結果提供給後續的路徑規劃、投影輔助與</w:t>
      </w:r>
      <w:r w:rsidRPr="00055E91">
        <w:rPr>
          <w:rFonts w:ascii="DFKai-SB" w:hAnsi="DFKai-SB" w:hint="eastAsia"/>
        </w:rPr>
        <w:t xml:space="preserve"> AI Coach </w:t>
      </w:r>
      <w:r w:rsidRPr="00055E91">
        <w:rPr>
          <w:rFonts w:ascii="DFKai-SB" w:hAnsi="DFKai-SB" w:hint="eastAsia"/>
        </w:rPr>
        <w:t>模組。由於撞球球體尺寸相對較小，且可能受到光線反射、球體遮擋、畫面角度與桌布顏色影響，因此物件偵測模型不僅需要具備一定準確度，也必須兼顧即時性與系統效能。</w:t>
      </w:r>
      <w:r w:rsidRPr="00055E91">
        <w:rPr>
          <w:rFonts w:ascii="DFKai-SB" w:hAnsi="DFKai-SB" w:hint="eastAsia"/>
        </w:rPr>
        <w:t xml:space="preserve">YOLO </w:t>
      </w:r>
      <w:r w:rsidRPr="00055E91">
        <w:rPr>
          <w:rFonts w:ascii="DFKai-SB" w:hAnsi="DFKai-SB" w:hint="eastAsia"/>
        </w:rPr>
        <w:t>系列模型因具備速度與準確度之平衡，適合作為本系統球體偵測之基礎。</w:t>
      </w:r>
    </w:p>
    <w:p w14:paraId="61DE8CB2" w14:textId="74C5A6A6" w:rsidR="006C49CD" w:rsidRPr="006C49CD" w:rsidRDefault="006C49CD" w:rsidP="00055E91">
      <w:pPr>
        <w:spacing w:afterLines="50" w:after="120"/>
        <w:rPr>
          <w:rFonts w:ascii="DFKai-SB" w:hAnsi="DFKai-SB"/>
          <w:b/>
          <w:bCs/>
          <w:sz w:val="28"/>
          <w:szCs w:val="28"/>
        </w:rPr>
      </w:pPr>
      <w:r w:rsidRPr="006C49CD">
        <w:rPr>
          <w:rFonts w:ascii="DFKai-SB" w:hAnsi="DFKai-SB" w:hint="eastAsia"/>
          <w:b/>
          <w:bCs/>
          <w:sz w:val="28"/>
          <w:szCs w:val="28"/>
        </w:rPr>
        <w:t>(</w:t>
      </w:r>
      <w:r w:rsidRPr="006C49CD">
        <w:rPr>
          <w:rFonts w:ascii="DFKai-SB" w:hAnsi="DFKai-SB" w:hint="eastAsia"/>
          <w:b/>
          <w:bCs/>
          <w:sz w:val="28"/>
          <w:szCs w:val="28"/>
        </w:rPr>
        <w:t>二</w:t>
      </w:r>
      <w:r w:rsidRPr="006C49CD">
        <w:rPr>
          <w:rFonts w:ascii="DFKai-SB" w:hAnsi="DFKai-SB" w:hint="eastAsia"/>
          <w:b/>
          <w:bCs/>
          <w:sz w:val="28"/>
          <w:szCs w:val="28"/>
        </w:rPr>
        <w:t>)</w:t>
      </w:r>
      <w:r>
        <w:rPr>
          <w:rFonts w:ascii="DFKai-SB" w:hAnsi="DFKai-SB" w:hint="eastAsia"/>
          <w:b/>
          <w:bCs/>
          <w:sz w:val="28"/>
          <w:szCs w:val="28"/>
        </w:rPr>
        <w:t xml:space="preserve"> </w:t>
      </w:r>
      <w:r w:rsidRPr="006C49CD">
        <w:rPr>
          <w:rFonts w:ascii="DFKai-SB" w:hAnsi="DFKai-SB" w:hint="eastAsia"/>
          <w:b/>
          <w:bCs/>
          <w:sz w:val="28"/>
          <w:szCs w:val="28"/>
        </w:rPr>
        <w:t>電腦視覺於運動訓練分析之應用</w:t>
      </w:r>
    </w:p>
    <w:p w14:paraId="287159CE" w14:textId="2F387F8D" w:rsidR="00055E91" w:rsidRPr="00055E91" w:rsidRDefault="00055E91" w:rsidP="002B34EB">
      <w:pPr>
        <w:spacing w:afterLines="50" w:after="120"/>
        <w:ind w:firstLineChars="200" w:firstLine="500"/>
        <w:rPr>
          <w:rFonts w:ascii="DFKai-SB" w:hAnsi="DFKai-SB"/>
        </w:rPr>
      </w:pPr>
      <w:r w:rsidRPr="00055E91">
        <w:rPr>
          <w:rFonts w:ascii="DFKai-SB" w:hAnsi="DFKai-SB" w:hint="eastAsia"/>
        </w:rPr>
        <w:t>近年來，電腦視覺與深度學習技術逐漸被應用於運動訓練分析中。傳統運動訓練多仰賴教練經驗或選手自我感受進行修正，然而此方式容易受到主觀判斷影響，且較難即時量化動作細節。透過影像辨識、姿態估測與物件追蹤等技術，系統能將運動過程轉換為可分析的數據，例如位置、角度、速度、軌跡與動作穩定性，進而提供較客觀的訓練回饋。</w:t>
      </w:r>
    </w:p>
    <w:p w14:paraId="4E03D7E8" w14:textId="1E3AEE7D" w:rsidR="00055E91" w:rsidRPr="00055E91" w:rsidRDefault="00055E91" w:rsidP="002B34EB">
      <w:pPr>
        <w:spacing w:afterLines="50" w:after="120"/>
        <w:ind w:firstLineChars="200" w:firstLine="500"/>
        <w:rPr>
          <w:rFonts w:ascii="DFKai-SB" w:hAnsi="DFKai-SB"/>
        </w:rPr>
      </w:pPr>
      <w:r w:rsidRPr="00055E91">
        <w:rPr>
          <w:rFonts w:ascii="DFKai-SB" w:hAnsi="DFKai-SB" w:hint="eastAsia"/>
        </w:rPr>
        <w:t>電腦視覺應用於運動分析的優點在於可降低人工觀察的負擔，並提升資料紀錄與分析的一致性。透過攝影機取得運動過程影像後，系統可自動追蹤選手姿態、球體位置或器材移動情形，再將分析結果轉換為數據、圖形或即時提示。此類技術不僅能協助初學者理解動作問題，也能提供教練或進階選手作為訓練調整依據。</w:t>
      </w:r>
    </w:p>
    <w:p w14:paraId="0E59B760" w14:textId="585AC16E" w:rsidR="00055E91" w:rsidRPr="00055E91" w:rsidRDefault="00055E91" w:rsidP="002B34EB">
      <w:pPr>
        <w:spacing w:afterLines="50" w:after="120"/>
        <w:ind w:firstLineChars="200" w:firstLine="500"/>
        <w:rPr>
          <w:rFonts w:ascii="DFKai-SB" w:hAnsi="DFKai-SB"/>
        </w:rPr>
      </w:pPr>
      <w:r w:rsidRPr="00055E91">
        <w:rPr>
          <w:rFonts w:ascii="DFKai-SB" w:hAnsi="DFKai-SB" w:hint="eastAsia"/>
        </w:rPr>
        <w:t>在訓練輔助方面，即時回饋是提升學習效率的重要因素。若使用者能在動作發生當下或擊球後立即獲得視覺化提示，便能更快理解錯誤原因並進行修正。相較於事後觀看影片回放，即時分析系統能在訓練過程中提供更直接的輔助，減少使用者反覆嘗試卻無法掌握問題的情況。</w:t>
      </w:r>
    </w:p>
    <w:p w14:paraId="0233024C" w14:textId="07868728" w:rsidR="00055E91" w:rsidRDefault="00055E91" w:rsidP="002B34EB">
      <w:pPr>
        <w:spacing w:afterLines="50" w:after="120"/>
        <w:ind w:firstLineChars="200" w:firstLine="500"/>
        <w:rPr>
          <w:rFonts w:ascii="DFKai-SB" w:hAnsi="DFKai-SB"/>
        </w:rPr>
      </w:pPr>
      <w:r w:rsidRPr="00055E91">
        <w:rPr>
          <w:rFonts w:ascii="DFKai-SB" w:hAnsi="DFKai-SB" w:hint="eastAsia"/>
        </w:rPr>
        <w:t>撞球運動同樣具有高度的幾何與物理特性，擊球角度、母球位置、目標球位置、碰撞點與碰撞後路徑皆會影響擊球結果。對初學者而言，若缺乏即時且視覺化的輔助，往往難以準確理解擊球路線與球體運動方向。因此，將電腦視覺應用於撞球訓練，可協助使用者更直觀地觀察球局狀態，並提升訓練效率。</w:t>
      </w:r>
    </w:p>
    <w:p w14:paraId="5399F28D" w14:textId="1746623A" w:rsidR="006C49CD" w:rsidRPr="006C49CD" w:rsidRDefault="006C49CD" w:rsidP="00055E91">
      <w:pPr>
        <w:spacing w:afterLines="50" w:after="120"/>
        <w:rPr>
          <w:rFonts w:ascii="DFKai-SB" w:hAnsi="DFKai-SB"/>
          <w:b/>
          <w:bCs/>
          <w:sz w:val="28"/>
          <w:szCs w:val="28"/>
        </w:rPr>
      </w:pPr>
      <w:r w:rsidRPr="006C49CD">
        <w:rPr>
          <w:rFonts w:ascii="DFKai-SB" w:hAnsi="DFKai-SB" w:hint="eastAsia"/>
          <w:b/>
          <w:bCs/>
          <w:sz w:val="28"/>
          <w:szCs w:val="28"/>
        </w:rPr>
        <w:t>(</w:t>
      </w:r>
      <w:r w:rsidRPr="006C49CD">
        <w:rPr>
          <w:rFonts w:ascii="DFKai-SB" w:hAnsi="DFKai-SB" w:hint="eastAsia"/>
          <w:b/>
          <w:bCs/>
          <w:sz w:val="28"/>
          <w:szCs w:val="28"/>
        </w:rPr>
        <w:t>三</w:t>
      </w:r>
      <w:r w:rsidRPr="006C49CD">
        <w:rPr>
          <w:rFonts w:ascii="DFKai-SB" w:hAnsi="DFKai-SB" w:hint="eastAsia"/>
          <w:b/>
          <w:bCs/>
          <w:sz w:val="28"/>
          <w:szCs w:val="28"/>
        </w:rPr>
        <w:t xml:space="preserve">) </w:t>
      </w:r>
      <w:r w:rsidRPr="006C49CD">
        <w:rPr>
          <w:rFonts w:ascii="DFKai-SB" w:hAnsi="DFKai-SB" w:hint="eastAsia"/>
          <w:b/>
          <w:bCs/>
          <w:sz w:val="28"/>
          <w:szCs w:val="28"/>
        </w:rPr>
        <w:t>電腦視覺於撞球分析之相關研究</w:t>
      </w:r>
    </w:p>
    <w:p w14:paraId="08273FA1" w14:textId="7F4F49C1" w:rsidR="00055E91" w:rsidRPr="00055E91" w:rsidRDefault="00055E91" w:rsidP="002B34EB">
      <w:pPr>
        <w:spacing w:afterLines="50" w:after="120"/>
        <w:ind w:firstLineChars="200" w:firstLine="500"/>
        <w:rPr>
          <w:rFonts w:ascii="DFKai-SB" w:hAnsi="DFKai-SB"/>
        </w:rPr>
      </w:pPr>
      <w:r w:rsidRPr="00055E91">
        <w:rPr>
          <w:rFonts w:ascii="DFKai-SB" w:hAnsi="DFKai-SB" w:hint="eastAsia"/>
        </w:rPr>
        <w:t xml:space="preserve">Yang </w:t>
      </w:r>
      <w:r w:rsidRPr="00055E91">
        <w:rPr>
          <w:rFonts w:ascii="DFKai-SB" w:hAnsi="DFKai-SB" w:hint="eastAsia"/>
        </w:rPr>
        <w:t>與</w:t>
      </w:r>
      <w:r w:rsidRPr="00055E91">
        <w:rPr>
          <w:rFonts w:ascii="DFKai-SB" w:hAnsi="DFKai-SB" w:hint="eastAsia"/>
        </w:rPr>
        <w:t xml:space="preserve"> Yan</w:t>
      </w:r>
      <w:r w:rsidRPr="00055E91">
        <w:rPr>
          <w:rFonts w:ascii="DFKai-SB" w:hAnsi="DFKai-SB" w:hint="eastAsia"/>
        </w:rPr>
        <w:t>（</w:t>
      </w:r>
      <w:r w:rsidRPr="00055E91">
        <w:rPr>
          <w:rFonts w:ascii="DFKai-SB" w:hAnsi="DFKai-SB" w:hint="eastAsia"/>
        </w:rPr>
        <w:t>2023</w:t>
      </w:r>
      <w:r w:rsidRPr="00055E91">
        <w:rPr>
          <w:rFonts w:ascii="DFKai-SB" w:hAnsi="DFKai-SB" w:hint="eastAsia"/>
        </w:rPr>
        <w:t>）提出以</w:t>
      </w:r>
      <w:r w:rsidRPr="00055E91">
        <w:rPr>
          <w:rFonts w:ascii="DFKai-SB" w:hAnsi="DFKai-SB" w:hint="eastAsia"/>
        </w:rPr>
        <w:t xml:space="preserve"> YOLOv8 </w:t>
      </w:r>
      <w:r w:rsidRPr="00055E91">
        <w:rPr>
          <w:rFonts w:ascii="DFKai-SB" w:hAnsi="DFKai-SB" w:hint="eastAsia"/>
        </w:rPr>
        <w:t>為基礎的即時撞球出</w:t>
      </w:r>
      <w:proofErr w:type="gramStart"/>
      <w:r w:rsidRPr="00055E91">
        <w:rPr>
          <w:rFonts w:ascii="DFKai-SB" w:hAnsi="DFKai-SB" w:hint="eastAsia"/>
        </w:rPr>
        <w:t>桿</w:t>
      </w:r>
      <w:proofErr w:type="gramEnd"/>
      <w:r w:rsidRPr="00055E91">
        <w:rPr>
          <w:rFonts w:ascii="DFKai-SB" w:hAnsi="DFKai-SB" w:hint="eastAsia"/>
        </w:rPr>
        <w:t>穩定性偵測系統。該研究使用自建資料集訓練</w:t>
      </w:r>
      <w:r w:rsidRPr="00055E91">
        <w:rPr>
          <w:rFonts w:ascii="DFKai-SB" w:hAnsi="DFKai-SB" w:hint="eastAsia"/>
        </w:rPr>
        <w:t xml:space="preserve"> YOLOv8 </w:t>
      </w:r>
      <w:r w:rsidRPr="00055E91">
        <w:rPr>
          <w:rFonts w:ascii="DFKai-SB" w:hAnsi="DFKai-SB" w:hint="eastAsia"/>
        </w:rPr>
        <w:t>模型，偵測項目包含母球、手部、球</w:t>
      </w:r>
      <w:proofErr w:type="gramStart"/>
      <w:r w:rsidRPr="00055E91">
        <w:rPr>
          <w:rFonts w:ascii="DFKai-SB" w:hAnsi="DFKai-SB" w:hint="eastAsia"/>
        </w:rPr>
        <w:t>桿</w:t>
      </w:r>
      <w:proofErr w:type="gramEnd"/>
      <w:r w:rsidRPr="00055E91">
        <w:rPr>
          <w:rFonts w:ascii="DFKai-SB" w:hAnsi="DFKai-SB" w:hint="eastAsia"/>
        </w:rPr>
        <w:t>端點與架</w:t>
      </w:r>
      <w:proofErr w:type="gramStart"/>
      <w:r w:rsidRPr="00055E91">
        <w:rPr>
          <w:rFonts w:ascii="DFKai-SB" w:hAnsi="DFKai-SB" w:hint="eastAsia"/>
        </w:rPr>
        <w:t>桿</w:t>
      </w:r>
      <w:proofErr w:type="gramEnd"/>
      <w:r w:rsidRPr="00055E91">
        <w:rPr>
          <w:rFonts w:ascii="DFKai-SB" w:hAnsi="DFKai-SB" w:hint="eastAsia"/>
        </w:rPr>
        <w:t>手。系統透過球</w:t>
      </w:r>
      <w:proofErr w:type="gramStart"/>
      <w:r w:rsidRPr="00055E91">
        <w:rPr>
          <w:rFonts w:ascii="DFKai-SB" w:hAnsi="DFKai-SB" w:hint="eastAsia"/>
        </w:rPr>
        <w:t>桿</w:t>
      </w:r>
      <w:proofErr w:type="gramEnd"/>
      <w:r w:rsidRPr="00055E91">
        <w:rPr>
          <w:rFonts w:ascii="DFKai-SB" w:hAnsi="DFKai-SB" w:hint="eastAsia"/>
        </w:rPr>
        <w:t>端點與架</w:t>
      </w:r>
      <w:proofErr w:type="gramStart"/>
      <w:r w:rsidRPr="00055E91">
        <w:rPr>
          <w:rFonts w:ascii="DFKai-SB" w:hAnsi="DFKai-SB" w:hint="eastAsia"/>
        </w:rPr>
        <w:t>桿</w:t>
      </w:r>
      <w:proofErr w:type="gramEnd"/>
      <w:r w:rsidRPr="00055E91">
        <w:rPr>
          <w:rFonts w:ascii="DFKai-SB" w:hAnsi="DFKai-SB" w:hint="eastAsia"/>
        </w:rPr>
        <w:t>手之間的連線計算斜率變化，並以斜率或角度變化判斷選手出</w:t>
      </w:r>
      <w:proofErr w:type="gramStart"/>
      <w:r w:rsidRPr="00055E91">
        <w:rPr>
          <w:rFonts w:ascii="DFKai-SB" w:hAnsi="DFKai-SB" w:hint="eastAsia"/>
        </w:rPr>
        <w:t>桿</w:t>
      </w:r>
      <w:proofErr w:type="gramEnd"/>
      <w:r w:rsidRPr="00055E91">
        <w:rPr>
          <w:rFonts w:ascii="DFKai-SB" w:hAnsi="DFKai-SB" w:hint="eastAsia"/>
        </w:rPr>
        <w:t>是否穩定。此研究證明</w:t>
      </w:r>
      <w:r w:rsidRPr="00055E91">
        <w:rPr>
          <w:rFonts w:ascii="DFKai-SB" w:hAnsi="DFKai-SB" w:hint="eastAsia"/>
        </w:rPr>
        <w:t xml:space="preserve"> YOLOv8 </w:t>
      </w:r>
      <w:r w:rsidRPr="00055E91">
        <w:rPr>
          <w:rFonts w:ascii="DFKai-SB" w:hAnsi="DFKai-SB" w:hint="eastAsia"/>
        </w:rPr>
        <w:t>可應用於撞球訓練場景，並能針對選手擊球動作提供即時回饋。然而，該研究主要聚焦於出</w:t>
      </w:r>
      <w:proofErr w:type="gramStart"/>
      <w:r w:rsidRPr="00055E91">
        <w:rPr>
          <w:rFonts w:ascii="DFKai-SB" w:hAnsi="DFKai-SB" w:hint="eastAsia"/>
        </w:rPr>
        <w:t>桿</w:t>
      </w:r>
      <w:proofErr w:type="gramEnd"/>
      <w:r w:rsidRPr="00055E91">
        <w:rPr>
          <w:rFonts w:ascii="DFKai-SB" w:hAnsi="DFKai-SB" w:hint="eastAsia"/>
        </w:rPr>
        <w:t>穩定性，分析範圍較偏向單一動作特徵，尚未進一步整合完整球局狀態、擊球路線規劃與策略建議。</w:t>
      </w:r>
    </w:p>
    <w:p w14:paraId="52A7B756" w14:textId="48DD0DC7" w:rsidR="00055E91" w:rsidRPr="00055E91" w:rsidRDefault="00055E91" w:rsidP="002B34EB">
      <w:pPr>
        <w:spacing w:afterLines="50" w:after="120"/>
        <w:ind w:firstLineChars="200" w:firstLine="500"/>
        <w:rPr>
          <w:rFonts w:ascii="DFKai-SB" w:hAnsi="DFKai-SB"/>
        </w:rPr>
      </w:pPr>
      <w:r w:rsidRPr="00055E91">
        <w:rPr>
          <w:rFonts w:ascii="DFKai-SB" w:hAnsi="DFKai-SB" w:hint="eastAsia"/>
        </w:rPr>
        <w:t xml:space="preserve">Silva </w:t>
      </w:r>
      <w:r w:rsidRPr="00055E91">
        <w:rPr>
          <w:rFonts w:ascii="DFKai-SB" w:hAnsi="DFKai-SB" w:hint="eastAsia"/>
        </w:rPr>
        <w:t>等人（</w:t>
      </w:r>
      <w:r w:rsidRPr="00055E91">
        <w:rPr>
          <w:rFonts w:ascii="DFKai-SB" w:hAnsi="DFKai-SB" w:hint="eastAsia"/>
        </w:rPr>
        <w:t>2024</w:t>
      </w:r>
      <w:r w:rsidRPr="00055E91">
        <w:rPr>
          <w:rFonts w:ascii="DFKai-SB" w:hAnsi="DFKai-SB" w:hint="eastAsia"/>
        </w:rPr>
        <w:t>）提出一套應用於</w:t>
      </w:r>
      <w:r w:rsidRPr="00055E91">
        <w:rPr>
          <w:rFonts w:ascii="DFKai-SB" w:hAnsi="DFKai-SB" w:hint="eastAsia"/>
        </w:rPr>
        <w:t xml:space="preserve"> Peruvian Billiards </w:t>
      </w:r>
      <w:r w:rsidRPr="00055E91">
        <w:rPr>
          <w:rFonts w:ascii="DFKai-SB" w:hAnsi="DFKai-SB" w:hint="eastAsia"/>
        </w:rPr>
        <w:t>的即時</w:t>
      </w:r>
      <w:proofErr w:type="gramStart"/>
      <w:r w:rsidRPr="00055E91">
        <w:rPr>
          <w:rFonts w:ascii="DFKai-SB" w:hAnsi="DFKai-SB" w:hint="eastAsia"/>
        </w:rPr>
        <w:t>桌面清台策略</w:t>
      </w:r>
      <w:proofErr w:type="gramEnd"/>
      <w:r w:rsidRPr="00055E91">
        <w:rPr>
          <w:rFonts w:ascii="DFKai-SB" w:hAnsi="DFKai-SB" w:hint="eastAsia"/>
        </w:rPr>
        <w:t>系統。該研究整合</w:t>
      </w:r>
      <w:r w:rsidRPr="00055E91">
        <w:rPr>
          <w:rFonts w:ascii="DFKai-SB" w:hAnsi="DFKai-SB" w:hint="eastAsia"/>
        </w:rPr>
        <w:t xml:space="preserve"> YOLOv8n </w:t>
      </w:r>
      <w:r w:rsidRPr="00055E91">
        <w:rPr>
          <w:rFonts w:ascii="DFKai-SB" w:hAnsi="DFKai-SB" w:hint="eastAsia"/>
        </w:rPr>
        <w:t>物件偵測模型、擊球建議演算法與擊球預測演算法，目標是協助玩家規劃連續進球策略，也就是如何在</w:t>
      </w:r>
      <w:proofErr w:type="gramStart"/>
      <w:r w:rsidRPr="00055E91">
        <w:rPr>
          <w:rFonts w:ascii="DFKai-SB" w:hAnsi="DFKai-SB" w:hint="eastAsia"/>
        </w:rPr>
        <w:t>一</w:t>
      </w:r>
      <w:proofErr w:type="gramEnd"/>
      <w:r w:rsidRPr="00055E91">
        <w:rPr>
          <w:rFonts w:ascii="DFKai-SB" w:hAnsi="DFKai-SB" w:hint="eastAsia"/>
        </w:rPr>
        <w:t>回合中</w:t>
      </w:r>
      <w:proofErr w:type="gramStart"/>
      <w:r w:rsidRPr="00055E91">
        <w:rPr>
          <w:rFonts w:ascii="DFKai-SB" w:hAnsi="DFKai-SB" w:hint="eastAsia"/>
        </w:rPr>
        <w:t>完成清台</w:t>
      </w:r>
      <w:proofErr w:type="gramEnd"/>
      <w:r w:rsidRPr="00055E91">
        <w:rPr>
          <w:rFonts w:ascii="DFKai-SB" w:hAnsi="DFKai-SB" w:hint="eastAsia"/>
        </w:rPr>
        <w:t>。此研究指出，撞球玩家在比賽中不僅需要準確擊球，也需要規劃下一球的位置與後續路線。因此，系統透過即時偵測球體位置，提供視覺化擊球指引與母球走位建議。此研究與本專題方向相近，皆強調即時物件偵測與策略輔助的整合，說明撞球分析系統可從單純辨識球體進一步發展為決策輔助工具。</w:t>
      </w:r>
    </w:p>
    <w:p w14:paraId="0A26C26E" w14:textId="75CEA678" w:rsidR="00055E91" w:rsidRPr="00055E91" w:rsidRDefault="00055E91" w:rsidP="002B34EB">
      <w:pPr>
        <w:spacing w:afterLines="50" w:after="120"/>
        <w:ind w:firstLineChars="200" w:firstLine="500"/>
        <w:rPr>
          <w:rFonts w:ascii="DFKai-SB" w:hAnsi="DFKai-SB" w:hint="eastAsia"/>
        </w:rPr>
      </w:pPr>
      <w:r w:rsidRPr="00055E91">
        <w:rPr>
          <w:rFonts w:ascii="DFKai-SB" w:hAnsi="DFKai-SB" w:hint="eastAsia"/>
        </w:rPr>
        <w:lastRenderedPageBreak/>
        <w:t>Schiøtt</w:t>
      </w:r>
      <w:r w:rsidRPr="00055E91">
        <w:rPr>
          <w:rFonts w:ascii="DFKai-SB" w:hAnsi="DFKai-SB" w:hint="eastAsia"/>
        </w:rPr>
        <w:t>、</w:t>
      </w:r>
      <w:r w:rsidRPr="00055E91">
        <w:rPr>
          <w:rFonts w:ascii="DFKai-SB" w:hAnsi="DFKai-SB" w:hint="eastAsia"/>
        </w:rPr>
        <w:t xml:space="preserve">Petersen </w:t>
      </w:r>
      <w:r w:rsidRPr="00055E91">
        <w:rPr>
          <w:rFonts w:ascii="DFKai-SB" w:hAnsi="DFKai-SB" w:hint="eastAsia"/>
        </w:rPr>
        <w:t>與</w:t>
      </w:r>
      <w:r w:rsidRPr="00055E91">
        <w:rPr>
          <w:rFonts w:ascii="DFKai-SB" w:hAnsi="DFKai-SB" w:hint="eastAsia"/>
        </w:rPr>
        <w:t xml:space="preserve"> Papadopoulos</w:t>
      </w:r>
      <w:r w:rsidRPr="00055E91">
        <w:rPr>
          <w:rFonts w:ascii="DFKai-SB" w:hAnsi="DFKai-SB" w:hint="eastAsia"/>
        </w:rPr>
        <w:t>（</w:t>
      </w:r>
      <w:r w:rsidRPr="00055E91">
        <w:rPr>
          <w:rFonts w:ascii="DFKai-SB" w:hAnsi="DFKai-SB" w:hint="eastAsia"/>
        </w:rPr>
        <w:t>2025</w:t>
      </w:r>
      <w:r w:rsidRPr="00055E91">
        <w:rPr>
          <w:rFonts w:ascii="DFKai-SB" w:hAnsi="DFKai-SB" w:hint="eastAsia"/>
        </w:rPr>
        <w:t>）提出</w:t>
      </w:r>
      <w:r w:rsidRPr="00055E91">
        <w:rPr>
          <w:rFonts w:ascii="DFKai-SB" w:hAnsi="DFKai-SB" w:hint="eastAsia"/>
        </w:rPr>
        <w:t xml:space="preserve"> pix2pockets </w:t>
      </w:r>
      <w:r w:rsidRPr="00055E91">
        <w:rPr>
          <w:rFonts w:ascii="DFKai-SB" w:hAnsi="DFKai-SB" w:hint="eastAsia"/>
        </w:rPr>
        <w:t>系統，研究目標是從單張</w:t>
      </w:r>
      <w:r w:rsidRPr="00055E91">
        <w:rPr>
          <w:rFonts w:ascii="DFKai-SB" w:hAnsi="DFKai-SB" w:hint="eastAsia"/>
        </w:rPr>
        <w:t xml:space="preserve"> 8-ball pool </w:t>
      </w:r>
      <w:r w:rsidRPr="00055E91">
        <w:rPr>
          <w:rFonts w:ascii="DFKai-SB" w:hAnsi="DFKai-SB" w:hint="eastAsia"/>
        </w:rPr>
        <w:t>球桌影像中偵測球桌與球體位置，並進一步產生擊球建議。該研究建立包含</w:t>
      </w:r>
      <w:r w:rsidRPr="00055E91">
        <w:rPr>
          <w:rFonts w:ascii="DFKai-SB" w:hAnsi="DFKai-SB" w:hint="eastAsia"/>
        </w:rPr>
        <w:t xml:space="preserve"> 195 </w:t>
      </w:r>
      <w:r w:rsidRPr="00055E91">
        <w:rPr>
          <w:rFonts w:ascii="DFKai-SB" w:hAnsi="DFKai-SB" w:hint="eastAsia"/>
        </w:rPr>
        <w:t>張影像與</w:t>
      </w:r>
      <w:r w:rsidRPr="00055E91">
        <w:rPr>
          <w:rFonts w:ascii="DFKai-SB" w:hAnsi="DFKai-SB" w:hint="eastAsia"/>
        </w:rPr>
        <w:t xml:space="preserve"> 5748 </w:t>
      </w:r>
      <w:proofErr w:type="gramStart"/>
      <w:r w:rsidRPr="00055E91">
        <w:rPr>
          <w:rFonts w:ascii="DFKai-SB" w:hAnsi="DFKai-SB" w:hint="eastAsia"/>
        </w:rPr>
        <w:t>個</w:t>
      </w:r>
      <w:proofErr w:type="gramEnd"/>
      <w:r w:rsidRPr="00055E91">
        <w:rPr>
          <w:rFonts w:ascii="DFKai-SB" w:hAnsi="DFKai-SB" w:hint="eastAsia"/>
        </w:rPr>
        <w:t>分割標</w:t>
      </w:r>
      <w:proofErr w:type="gramStart"/>
      <w:r w:rsidRPr="00055E91">
        <w:rPr>
          <w:rFonts w:ascii="DFKai-SB" w:hAnsi="DFKai-SB" w:hint="eastAsia"/>
        </w:rPr>
        <w:t>註</w:t>
      </w:r>
      <w:proofErr w:type="gramEnd"/>
      <w:r w:rsidRPr="00055E91">
        <w:rPr>
          <w:rFonts w:ascii="DFKai-SB" w:hAnsi="DFKai-SB" w:hint="eastAsia"/>
        </w:rPr>
        <w:t>遮罩的資料集，並以電腦視覺模型取得球體位置，再搭配強化學習環境進行擊球建議任務。研究結果顯示，其物件偵測模型</w:t>
      </w:r>
      <w:r w:rsidRPr="00055E91">
        <w:rPr>
          <w:rFonts w:ascii="DFKai-SB" w:hAnsi="DFKai-SB" w:hint="eastAsia"/>
        </w:rPr>
        <w:t xml:space="preserve"> AP50 </w:t>
      </w:r>
      <w:r w:rsidRPr="00055E91">
        <w:rPr>
          <w:rFonts w:ascii="DFKai-SB" w:hAnsi="DFKai-SB" w:hint="eastAsia"/>
        </w:rPr>
        <w:t>達</w:t>
      </w:r>
      <w:r w:rsidRPr="00055E91">
        <w:rPr>
          <w:rFonts w:ascii="DFKai-SB" w:hAnsi="DFKai-SB" w:hint="eastAsia"/>
        </w:rPr>
        <w:t xml:space="preserve"> 91.2</w:t>
      </w:r>
      <w:r w:rsidRPr="00055E91">
        <w:rPr>
          <w:rFonts w:ascii="DFKai-SB" w:hAnsi="DFKai-SB" w:hint="eastAsia"/>
        </w:rPr>
        <w:t>，球體定位誤差約為</w:t>
      </w:r>
      <w:r w:rsidRPr="00055E91">
        <w:rPr>
          <w:rFonts w:ascii="DFKai-SB" w:hAnsi="DFKai-SB" w:hint="eastAsia"/>
        </w:rPr>
        <w:t xml:space="preserve"> 0.4 </w:t>
      </w:r>
      <w:proofErr w:type="gramStart"/>
      <w:r w:rsidRPr="00055E91">
        <w:rPr>
          <w:rFonts w:ascii="DFKai-SB" w:hAnsi="DFKai-SB" w:hint="eastAsia"/>
        </w:rPr>
        <w:t>公分，</w:t>
      </w:r>
      <w:proofErr w:type="gramEnd"/>
      <w:r w:rsidRPr="00055E91">
        <w:rPr>
          <w:rFonts w:ascii="DFKai-SB" w:hAnsi="DFKai-SB" w:hint="eastAsia"/>
        </w:rPr>
        <w:t>證明透過影像辨識可取得足夠精確的球體位置資訊，並作為後續策略判斷之基礎。此研究進一步將撞球影像分析延伸至</w:t>
      </w:r>
      <w:r w:rsidRPr="00055E91">
        <w:rPr>
          <w:rFonts w:ascii="DFKai-SB" w:hAnsi="DFKai-SB" w:hint="eastAsia"/>
        </w:rPr>
        <w:t xml:space="preserve"> AI </w:t>
      </w:r>
      <w:r w:rsidRPr="00055E91">
        <w:rPr>
          <w:rFonts w:ascii="DFKai-SB" w:hAnsi="DFKai-SB" w:hint="eastAsia"/>
        </w:rPr>
        <w:t>輔助教練與擊球建議，與本專題</w:t>
      </w:r>
      <w:r w:rsidRPr="00055E91">
        <w:rPr>
          <w:rFonts w:ascii="DFKai-SB" w:hAnsi="DFKai-SB" w:hint="eastAsia"/>
        </w:rPr>
        <w:t xml:space="preserve"> AI Coach </w:t>
      </w:r>
      <w:r w:rsidRPr="00055E91">
        <w:rPr>
          <w:rFonts w:ascii="DFKai-SB" w:hAnsi="DFKai-SB" w:hint="eastAsia"/>
        </w:rPr>
        <w:t>的設計方向具有高度關聯。</w:t>
      </w:r>
    </w:p>
    <w:p w14:paraId="2358E8D2" w14:textId="0CB81DA8" w:rsidR="00055E91" w:rsidRDefault="00055E91" w:rsidP="002B34EB">
      <w:pPr>
        <w:spacing w:afterLines="50" w:after="120"/>
        <w:ind w:firstLineChars="200" w:firstLine="500"/>
        <w:rPr>
          <w:rFonts w:ascii="DFKai-SB" w:hAnsi="DFKai-SB"/>
        </w:rPr>
      </w:pPr>
      <w:r w:rsidRPr="00055E91">
        <w:rPr>
          <w:rFonts w:ascii="DFKai-SB" w:hAnsi="DFKai-SB" w:hint="eastAsia"/>
        </w:rPr>
        <w:t>綜合上述研究可知，撞球影像分析已逐漸從單純的物件辨識，發展到動作穩定性分析、策略判斷與智慧教練輔助等方向。這些研究皆證明電腦視覺技術能有效應用於撞球場景，並可作為訓練輔助與策略分析的重要基礎。</w:t>
      </w:r>
    </w:p>
    <w:p w14:paraId="60937B14" w14:textId="0C047DC0" w:rsidR="006C49CD" w:rsidRPr="006C49CD" w:rsidRDefault="006C49CD" w:rsidP="00055E91">
      <w:pPr>
        <w:spacing w:afterLines="50" w:after="120"/>
        <w:rPr>
          <w:rFonts w:ascii="DFKai-SB" w:hAnsi="DFKai-SB"/>
          <w:b/>
          <w:bCs/>
          <w:sz w:val="28"/>
          <w:szCs w:val="28"/>
        </w:rPr>
      </w:pPr>
      <w:r w:rsidRPr="006C49CD">
        <w:rPr>
          <w:rFonts w:ascii="DFKai-SB" w:hAnsi="DFKai-SB" w:hint="eastAsia"/>
          <w:b/>
          <w:bCs/>
          <w:sz w:val="28"/>
          <w:szCs w:val="28"/>
        </w:rPr>
        <w:t>(</w:t>
      </w:r>
      <w:r w:rsidRPr="006C49CD">
        <w:rPr>
          <w:rFonts w:ascii="DFKai-SB" w:hAnsi="DFKai-SB" w:hint="eastAsia"/>
          <w:b/>
          <w:bCs/>
          <w:sz w:val="28"/>
          <w:szCs w:val="28"/>
        </w:rPr>
        <w:t>四</w:t>
      </w:r>
      <w:r w:rsidRPr="006C49CD">
        <w:rPr>
          <w:rFonts w:ascii="DFKai-SB" w:hAnsi="DFKai-SB" w:hint="eastAsia"/>
          <w:b/>
          <w:bCs/>
          <w:sz w:val="28"/>
          <w:szCs w:val="28"/>
        </w:rPr>
        <w:t xml:space="preserve">) </w:t>
      </w:r>
      <w:r w:rsidRPr="006C49CD">
        <w:rPr>
          <w:rFonts w:ascii="DFKai-SB" w:hAnsi="DFKai-SB" w:hint="eastAsia"/>
          <w:b/>
          <w:bCs/>
          <w:sz w:val="28"/>
          <w:szCs w:val="28"/>
        </w:rPr>
        <w:t>前人研究限制與本研究改進</w:t>
      </w:r>
    </w:p>
    <w:p w14:paraId="2DA719F4" w14:textId="13D54D9F" w:rsidR="00055E91" w:rsidRPr="00055E91" w:rsidRDefault="00055E91" w:rsidP="002B34EB">
      <w:pPr>
        <w:spacing w:afterLines="50" w:after="120"/>
        <w:ind w:firstLineChars="200" w:firstLine="500"/>
        <w:rPr>
          <w:rFonts w:ascii="DFKai-SB" w:hAnsi="DFKai-SB"/>
        </w:rPr>
      </w:pPr>
      <w:r w:rsidRPr="00055E91">
        <w:rPr>
          <w:rFonts w:ascii="DFKai-SB" w:hAnsi="DFKai-SB" w:hint="eastAsia"/>
        </w:rPr>
        <w:t>綜合上述研究可知，現有研究已能利用</w:t>
      </w:r>
      <w:r w:rsidRPr="00055E91">
        <w:rPr>
          <w:rFonts w:ascii="DFKai-SB" w:hAnsi="DFKai-SB" w:hint="eastAsia"/>
        </w:rPr>
        <w:t xml:space="preserve"> YOLO </w:t>
      </w:r>
      <w:r w:rsidRPr="00055E91">
        <w:rPr>
          <w:rFonts w:ascii="DFKai-SB" w:hAnsi="DFKai-SB" w:hint="eastAsia"/>
        </w:rPr>
        <w:t>或其他電腦視覺模型進行撞球物件偵測、出</w:t>
      </w:r>
      <w:proofErr w:type="gramStart"/>
      <w:r w:rsidRPr="00055E91">
        <w:rPr>
          <w:rFonts w:ascii="DFKai-SB" w:hAnsi="DFKai-SB" w:hint="eastAsia"/>
        </w:rPr>
        <w:t>桿</w:t>
      </w:r>
      <w:proofErr w:type="gramEnd"/>
      <w:r w:rsidRPr="00055E91">
        <w:rPr>
          <w:rFonts w:ascii="DFKai-SB" w:hAnsi="DFKai-SB" w:hint="eastAsia"/>
        </w:rPr>
        <w:t>穩定性分析與擊球策略建議。</w:t>
      </w:r>
      <w:r w:rsidRPr="00055E91">
        <w:rPr>
          <w:rFonts w:ascii="DFKai-SB" w:hAnsi="DFKai-SB" w:hint="eastAsia"/>
        </w:rPr>
        <w:t xml:space="preserve">Yang </w:t>
      </w:r>
      <w:r w:rsidRPr="00055E91">
        <w:rPr>
          <w:rFonts w:ascii="DFKai-SB" w:hAnsi="DFKai-SB" w:hint="eastAsia"/>
        </w:rPr>
        <w:t>與</w:t>
      </w:r>
      <w:r w:rsidRPr="00055E91">
        <w:rPr>
          <w:rFonts w:ascii="DFKai-SB" w:hAnsi="DFKai-SB" w:hint="eastAsia"/>
        </w:rPr>
        <w:t xml:space="preserve"> Yan</w:t>
      </w:r>
      <w:r w:rsidRPr="00055E91">
        <w:rPr>
          <w:rFonts w:ascii="DFKai-SB" w:hAnsi="DFKai-SB" w:hint="eastAsia"/>
        </w:rPr>
        <w:t>（</w:t>
      </w:r>
      <w:r w:rsidRPr="00055E91">
        <w:rPr>
          <w:rFonts w:ascii="DFKai-SB" w:hAnsi="DFKai-SB" w:hint="eastAsia"/>
        </w:rPr>
        <w:t>2023</w:t>
      </w:r>
      <w:r w:rsidRPr="00055E91">
        <w:rPr>
          <w:rFonts w:ascii="DFKai-SB" w:hAnsi="DFKai-SB" w:hint="eastAsia"/>
        </w:rPr>
        <w:t>）的研究證明</w:t>
      </w:r>
      <w:r w:rsidRPr="00055E91">
        <w:rPr>
          <w:rFonts w:ascii="DFKai-SB" w:hAnsi="DFKai-SB" w:hint="eastAsia"/>
        </w:rPr>
        <w:t xml:space="preserve"> YOLOv8 </w:t>
      </w:r>
      <w:r w:rsidRPr="00055E91">
        <w:rPr>
          <w:rFonts w:ascii="DFKai-SB" w:hAnsi="DFKai-SB" w:hint="eastAsia"/>
        </w:rPr>
        <w:t>可用於撞球出</w:t>
      </w:r>
      <w:proofErr w:type="gramStart"/>
      <w:r w:rsidRPr="00055E91">
        <w:rPr>
          <w:rFonts w:ascii="DFKai-SB" w:hAnsi="DFKai-SB" w:hint="eastAsia"/>
        </w:rPr>
        <w:t>桿</w:t>
      </w:r>
      <w:proofErr w:type="gramEnd"/>
      <w:r w:rsidRPr="00055E91">
        <w:rPr>
          <w:rFonts w:ascii="DFKai-SB" w:hAnsi="DFKai-SB" w:hint="eastAsia"/>
        </w:rPr>
        <w:t>穩定度分析；</w:t>
      </w:r>
      <w:r w:rsidRPr="00055E91">
        <w:rPr>
          <w:rFonts w:ascii="DFKai-SB" w:hAnsi="DFKai-SB" w:hint="eastAsia"/>
        </w:rPr>
        <w:t xml:space="preserve">Silva </w:t>
      </w:r>
      <w:r w:rsidRPr="00055E91">
        <w:rPr>
          <w:rFonts w:ascii="DFKai-SB" w:hAnsi="DFKai-SB" w:hint="eastAsia"/>
        </w:rPr>
        <w:t>等人（</w:t>
      </w:r>
      <w:r w:rsidRPr="00055E91">
        <w:rPr>
          <w:rFonts w:ascii="DFKai-SB" w:hAnsi="DFKai-SB" w:hint="eastAsia"/>
        </w:rPr>
        <w:t>2024</w:t>
      </w:r>
      <w:r w:rsidRPr="00055E91">
        <w:rPr>
          <w:rFonts w:ascii="DFKai-SB" w:hAnsi="DFKai-SB" w:hint="eastAsia"/>
        </w:rPr>
        <w:t>）進一步將</w:t>
      </w:r>
      <w:r w:rsidRPr="00055E91">
        <w:rPr>
          <w:rFonts w:ascii="DFKai-SB" w:hAnsi="DFKai-SB" w:hint="eastAsia"/>
        </w:rPr>
        <w:t xml:space="preserve"> YOLOv8n </w:t>
      </w:r>
      <w:r w:rsidRPr="00055E91">
        <w:rPr>
          <w:rFonts w:ascii="DFKai-SB" w:hAnsi="DFKai-SB" w:hint="eastAsia"/>
        </w:rPr>
        <w:t>偵測結果應用</w:t>
      </w:r>
      <w:proofErr w:type="gramStart"/>
      <w:r w:rsidRPr="00055E91">
        <w:rPr>
          <w:rFonts w:ascii="DFKai-SB" w:hAnsi="DFKai-SB" w:hint="eastAsia"/>
        </w:rPr>
        <w:t>於清台策略</w:t>
      </w:r>
      <w:proofErr w:type="gramEnd"/>
      <w:r w:rsidRPr="00055E91">
        <w:rPr>
          <w:rFonts w:ascii="DFKai-SB" w:hAnsi="DFKai-SB" w:hint="eastAsia"/>
        </w:rPr>
        <w:t>與擊球建議；</w:t>
      </w:r>
      <w:r w:rsidRPr="00055E91">
        <w:rPr>
          <w:rFonts w:ascii="DFKai-SB" w:hAnsi="DFKai-SB" w:hint="eastAsia"/>
        </w:rPr>
        <w:t xml:space="preserve">Schiøtt </w:t>
      </w:r>
      <w:r w:rsidRPr="00055E91">
        <w:rPr>
          <w:rFonts w:ascii="DFKai-SB" w:hAnsi="DFKai-SB" w:hint="eastAsia"/>
        </w:rPr>
        <w:t>等人（</w:t>
      </w:r>
      <w:r w:rsidRPr="00055E91">
        <w:rPr>
          <w:rFonts w:ascii="DFKai-SB" w:hAnsi="DFKai-SB" w:hint="eastAsia"/>
        </w:rPr>
        <w:t>2025</w:t>
      </w:r>
      <w:r w:rsidRPr="00055E91">
        <w:rPr>
          <w:rFonts w:ascii="DFKai-SB" w:hAnsi="DFKai-SB" w:hint="eastAsia"/>
        </w:rPr>
        <w:t>）則從</w:t>
      </w:r>
      <w:proofErr w:type="gramStart"/>
      <w:r w:rsidRPr="00055E91">
        <w:rPr>
          <w:rFonts w:ascii="DFKai-SB" w:hAnsi="DFKai-SB" w:hint="eastAsia"/>
        </w:rPr>
        <w:t>單張球桌</w:t>
      </w:r>
      <w:proofErr w:type="gramEnd"/>
      <w:r w:rsidRPr="00055E91">
        <w:rPr>
          <w:rFonts w:ascii="DFKai-SB" w:hAnsi="DFKai-SB" w:hint="eastAsia"/>
        </w:rPr>
        <w:t>影像出發，結合球體定位與強化學習環境，提出</w:t>
      </w:r>
      <w:r w:rsidRPr="00055E91">
        <w:rPr>
          <w:rFonts w:ascii="DFKai-SB" w:hAnsi="DFKai-SB" w:hint="eastAsia"/>
        </w:rPr>
        <w:t xml:space="preserve"> AI </w:t>
      </w:r>
      <w:r w:rsidRPr="00055E91">
        <w:rPr>
          <w:rFonts w:ascii="DFKai-SB" w:hAnsi="DFKai-SB" w:hint="eastAsia"/>
        </w:rPr>
        <w:t>輔助撞球教練的研究方向。</w:t>
      </w:r>
    </w:p>
    <w:p w14:paraId="2D1D72E0" w14:textId="54240CCE" w:rsidR="00055E91" w:rsidRPr="00055E91" w:rsidRDefault="00055E91" w:rsidP="002B34EB">
      <w:pPr>
        <w:spacing w:afterLines="50" w:after="120"/>
        <w:ind w:firstLineChars="200" w:firstLine="500"/>
        <w:rPr>
          <w:rFonts w:ascii="DFKai-SB" w:hAnsi="DFKai-SB"/>
        </w:rPr>
      </w:pPr>
      <w:r w:rsidRPr="00055E91">
        <w:rPr>
          <w:rFonts w:ascii="DFKai-SB" w:hAnsi="DFKai-SB" w:hint="eastAsia"/>
        </w:rPr>
        <w:t>然而，前人研究多集中於特定功能，例如出</w:t>
      </w:r>
      <w:proofErr w:type="gramStart"/>
      <w:r w:rsidRPr="00055E91">
        <w:rPr>
          <w:rFonts w:ascii="DFKai-SB" w:hAnsi="DFKai-SB" w:hint="eastAsia"/>
        </w:rPr>
        <w:t>桿</w:t>
      </w:r>
      <w:proofErr w:type="gramEnd"/>
      <w:r w:rsidRPr="00055E91">
        <w:rPr>
          <w:rFonts w:ascii="DFKai-SB" w:hAnsi="DFKai-SB" w:hint="eastAsia"/>
        </w:rPr>
        <w:t>穩定偵測、球體位置辨識、單張影像分析或擊球策略建議，較少完整整合即時影像串流、前後端互動介面、球桌校正、投影輔助、錄影回放與</w:t>
      </w:r>
      <w:r w:rsidRPr="00055E91">
        <w:rPr>
          <w:rFonts w:ascii="DFKai-SB" w:hAnsi="DFKai-SB" w:hint="eastAsia"/>
        </w:rPr>
        <w:t xml:space="preserve"> AI Coach </w:t>
      </w:r>
      <w:r w:rsidRPr="00055E91">
        <w:rPr>
          <w:rFonts w:ascii="DFKai-SB" w:hAnsi="DFKai-SB" w:hint="eastAsia"/>
        </w:rPr>
        <w:t>對話式建議等功能。對實際訓練場景而言，單一分析結果雖能提供局部輔助，但若缺乏完整系統整合，使用者仍不易在實際操作過程中即時取得可理解、</w:t>
      </w:r>
      <w:proofErr w:type="gramStart"/>
      <w:r w:rsidRPr="00055E91">
        <w:rPr>
          <w:rFonts w:ascii="DFKai-SB" w:hAnsi="DFKai-SB" w:hint="eastAsia"/>
        </w:rPr>
        <w:t>可視化且</w:t>
      </w:r>
      <w:proofErr w:type="gramEnd"/>
      <w:r w:rsidRPr="00055E91">
        <w:rPr>
          <w:rFonts w:ascii="DFKai-SB" w:hAnsi="DFKai-SB" w:hint="eastAsia"/>
        </w:rPr>
        <w:t>可回顧的訓練資訊。</w:t>
      </w:r>
    </w:p>
    <w:p w14:paraId="156FF86A" w14:textId="4D890954" w:rsidR="00055E91" w:rsidRPr="00055E91" w:rsidRDefault="00055E91" w:rsidP="002B34EB">
      <w:pPr>
        <w:spacing w:afterLines="50" w:after="120"/>
        <w:ind w:firstLineChars="200" w:firstLine="500"/>
        <w:rPr>
          <w:rFonts w:ascii="DFKai-SB" w:hAnsi="DFKai-SB"/>
        </w:rPr>
      </w:pPr>
      <w:proofErr w:type="gramStart"/>
      <w:r w:rsidRPr="00055E91">
        <w:rPr>
          <w:rFonts w:ascii="DFKai-SB" w:hAnsi="DFKai-SB" w:hint="eastAsia"/>
        </w:rPr>
        <w:t>此外，</w:t>
      </w:r>
      <w:proofErr w:type="gramEnd"/>
      <w:r w:rsidRPr="00055E91">
        <w:rPr>
          <w:rFonts w:ascii="DFKai-SB" w:hAnsi="DFKai-SB" w:hint="eastAsia"/>
        </w:rPr>
        <w:t>撞球訓練不僅需要辨識球體位置，也需要將球局資訊轉換為使用者能理解的輔助內容。例如初學者不一定能直接從球體座標或偵測框理解擊球策略，因此系統需要進一步提供路線輔助、視覺化提示與文字化建議。若缺少投影或互動介面，使用者仍需在螢幕與球桌之間來回對照，可能降低實際訓練時的便利性。</w:t>
      </w:r>
    </w:p>
    <w:p w14:paraId="490A4C3F" w14:textId="500F8E0E" w:rsidR="006C49CD" w:rsidRDefault="00055E91" w:rsidP="002B34EB">
      <w:pPr>
        <w:spacing w:afterLines="50" w:after="120"/>
        <w:ind w:firstLineChars="200" w:firstLine="500"/>
        <w:rPr>
          <w:rFonts w:ascii="DFKai-SB" w:hAnsi="DFKai-SB"/>
        </w:rPr>
      </w:pPr>
      <w:r w:rsidRPr="00055E91">
        <w:rPr>
          <w:rFonts w:ascii="DFKai-SB" w:hAnsi="DFKai-SB" w:hint="eastAsia"/>
        </w:rPr>
        <w:t>因此，本專題在前人研究基礎上，建構「撞球即時分析與策略輔助系統」，將</w:t>
      </w:r>
      <w:r w:rsidRPr="00055E91">
        <w:rPr>
          <w:rFonts w:ascii="DFKai-SB" w:hAnsi="DFKai-SB" w:hint="eastAsia"/>
        </w:rPr>
        <w:t xml:space="preserve"> YOLO </w:t>
      </w:r>
      <w:r w:rsidRPr="00055E91">
        <w:rPr>
          <w:rFonts w:ascii="DFKai-SB" w:hAnsi="DFKai-SB" w:hint="eastAsia"/>
        </w:rPr>
        <w:t>球體偵測、路徑規劃、物理軌跡預測、投影校正、</w:t>
      </w:r>
      <w:r w:rsidRPr="00055E91">
        <w:rPr>
          <w:rFonts w:ascii="DFKai-SB" w:hAnsi="DFKai-SB" w:hint="eastAsia"/>
        </w:rPr>
        <w:t xml:space="preserve">AR </w:t>
      </w:r>
      <w:r w:rsidRPr="00055E91">
        <w:rPr>
          <w:rFonts w:ascii="DFKai-SB" w:hAnsi="DFKai-SB" w:hint="eastAsia"/>
        </w:rPr>
        <w:t>輔助顯示、錄影回放與</w:t>
      </w:r>
      <w:r w:rsidRPr="00055E91">
        <w:rPr>
          <w:rFonts w:ascii="DFKai-SB" w:hAnsi="DFKai-SB" w:hint="eastAsia"/>
        </w:rPr>
        <w:t xml:space="preserve"> AI Coach </w:t>
      </w:r>
      <w:r w:rsidRPr="00055E91">
        <w:rPr>
          <w:rFonts w:ascii="DFKai-SB" w:hAnsi="DFKai-SB" w:hint="eastAsia"/>
        </w:rPr>
        <w:t>整合於同一平台。相較於僅針對出</w:t>
      </w:r>
      <w:proofErr w:type="gramStart"/>
      <w:r w:rsidRPr="00055E91">
        <w:rPr>
          <w:rFonts w:ascii="DFKai-SB" w:hAnsi="DFKai-SB" w:hint="eastAsia"/>
        </w:rPr>
        <w:t>桿</w:t>
      </w:r>
      <w:proofErr w:type="gramEnd"/>
      <w:r w:rsidRPr="00055E91">
        <w:rPr>
          <w:rFonts w:ascii="DFKai-SB" w:hAnsi="DFKai-SB" w:hint="eastAsia"/>
        </w:rPr>
        <w:t>穩定或單張影像進行分析，本系統更強調實際使用情境中的即時性、互動性與完整訓練流程，使使用者能在擊球前取得路線輔助，在擊球過程中觀察即時分析結果，並於訓練後透過回放與</w:t>
      </w:r>
      <w:r w:rsidRPr="00055E91">
        <w:rPr>
          <w:rFonts w:ascii="DFKai-SB" w:hAnsi="DFKai-SB" w:hint="eastAsia"/>
        </w:rPr>
        <w:t xml:space="preserve"> AI Coach </w:t>
      </w:r>
      <w:r w:rsidRPr="00055E91">
        <w:rPr>
          <w:rFonts w:ascii="DFKai-SB" w:hAnsi="DFKai-SB" w:hint="eastAsia"/>
        </w:rPr>
        <w:t>進行檢討與改善。</w:t>
      </w:r>
    </w:p>
    <w:p w14:paraId="33DED8A9" w14:textId="20BAE37E" w:rsidR="004F2274" w:rsidRDefault="004F2274" w:rsidP="004F2274">
      <w:pPr>
        <w:spacing w:afterLines="50" w:after="120"/>
        <w:ind w:firstLineChars="200" w:firstLine="500"/>
        <w:rPr>
          <w:rFonts w:ascii="DFKai-SB" w:hAnsi="DFKai-SB"/>
        </w:rPr>
      </w:pPr>
      <w:r w:rsidRPr="004F2274">
        <w:rPr>
          <w:rFonts w:ascii="DFKai-SB" w:hAnsi="DFKai-SB" w:hint="eastAsia"/>
        </w:rPr>
        <w:t>除影像辨識與擊球策略輔助外，現有相關研究多半仍停留在單一分析系統或桌面端展示情境，較少進一步延伸至行動端使用、社群互動與長期訓練資料追蹤。對實際使用者而言，撞球訓練並不只發生在當下擊球的瞬間，也包含事後檢視、個人表現追蹤、好友互動與練習成果累積。因此，若系統缺乏行動端介面與遠端存取能力，使用者便較難在離開球桌後持續查看訓練紀錄或與他人互動。</w:t>
      </w:r>
    </w:p>
    <w:p w14:paraId="7091B432" w14:textId="31F7A2C8" w:rsidR="004F2274" w:rsidRDefault="004F2274" w:rsidP="004F2274">
      <w:pPr>
        <w:rPr>
          <w:rFonts w:ascii="DFKai-SB" w:hAnsi="DFKai-SB"/>
        </w:rPr>
      </w:pPr>
      <w:r>
        <w:rPr>
          <w:rFonts w:ascii="DFKai-SB" w:hAnsi="DFKai-SB"/>
        </w:rPr>
        <w:br w:type="page"/>
      </w:r>
    </w:p>
    <w:p w14:paraId="1169205A" w14:textId="091604FA" w:rsidR="00055E91" w:rsidRPr="00055E91" w:rsidRDefault="00055E91" w:rsidP="00055E91">
      <w:pPr>
        <w:spacing w:afterLines="50" w:after="120"/>
        <w:rPr>
          <w:rFonts w:ascii="DFKai-SB" w:hAnsi="DFKai-SB"/>
          <w:b/>
          <w:bCs/>
          <w:sz w:val="28"/>
          <w:szCs w:val="28"/>
        </w:rPr>
      </w:pPr>
      <w:r w:rsidRPr="00055E91">
        <w:rPr>
          <w:rFonts w:ascii="DFKai-SB" w:hAnsi="DFKai-SB" w:hint="eastAsia"/>
          <w:b/>
          <w:bCs/>
          <w:sz w:val="28"/>
          <w:szCs w:val="28"/>
        </w:rPr>
        <w:lastRenderedPageBreak/>
        <w:t>(</w:t>
      </w:r>
      <w:r w:rsidRPr="00055E91">
        <w:rPr>
          <w:rFonts w:ascii="DFKai-SB" w:hAnsi="DFKai-SB" w:hint="eastAsia"/>
          <w:b/>
          <w:bCs/>
          <w:sz w:val="28"/>
          <w:szCs w:val="28"/>
        </w:rPr>
        <w:t>五</w:t>
      </w:r>
      <w:r w:rsidRPr="00055E91">
        <w:rPr>
          <w:rFonts w:ascii="DFKai-SB" w:hAnsi="DFKai-SB" w:hint="eastAsia"/>
          <w:b/>
          <w:bCs/>
          <w:sz w:val="28"/>
          <w:szCs w:val="28"/>
        </w:rPr>
        <w:t xml:space="preserve">) </w:t>
      </w:r>
      <w:r w:rsidRPr="00055E91">
        <w:rPr>
          <w:rFonts w:ascii="DFKai-SB" w:hAnsi="DFKai-SB" w:hint="eastAsia"/>
          <w:b/>
          <w:bCs/>
          <w:sz w:val="28"/>
          <w:szCs w:val="28"/>
        </w:rPr>
        <w:t>相關研究比較與本研究定位</w:t>
      </w:r>
    </w:p>
    <w:p w14:paraId="1A48B628" w14:textId="42EA2CB3" w:rsidR="00055E91" w:rsidRDefault="00055E91" w:rsidP="002B34EB">
      <w:pPr>
        <w:spacing w:afterLines="50" w:after="120"/>
        <w:ind w:firstLineChars="200" w:firstLine="500"/>
        <w:rPr>
          <w:rFonts w:ascii="DFKai-SB" w:hAnsi="DFKai-SB"/>
        </w:rPr>
      </w:pPr>
      <w:r w:rsidRPr="00055E91">
        <w:rPr>
          <w:rFonts w:ascii="DFKai-SB" w:hAnsi="DFKai-SB" w:hint="eastAsia"/>
        </w:rPr>
        <w:t>綜合前述文獻可發現，電腦視覺於撞球分析之應用大致可分為三個方向。第一類為動作或姿態穩定性分析，主要關注選手擊球過程中的動作是否穩定，例如</w:t>
      </w:r>
      <w:r w:rsidRPr="00055E91">
        <w:rPr>
          <w:rFonts w:ascii="DFKai-SB" w:hAnsi="DFKai-SB" w:hint="eastAsia"/>
        </w:rPr>
        <w:t xml:space="preserve"> Yang </w:t>
      </w:r>
      <w:r w:rsidRPr="00055E91">
        <w:rPr>
          <w:rFonts w:ascii="DFKai-SB" w:hAnsi="DFKai-SB" w:hint="eastAsia"/>
        </w:rPr>
        <w:t>與</w:t>
      </w:r>
      <w:r w:rsidRPr="00055E91">
        <w:rPr>
          <w:rFonts w:ascii="DFKai-SB" w:hAnsi="DFKai-SB" w:hint="eastAsia"/>
        </w:rPr>
        <w:t xml:space="preserve"> Yan</w:t>
      </w:r>
      <w:r w:rsidRPr="00055E91">
        <w:rPr>
          <w:rFonts w:ascii="DFKai-SB" w:hAnsi="DFKai-SB" w:hint="eastAsia"/>
        </w:rPr>
        <w:t>（</w:t>
      </w:r>
      <w:r w:rsidRPr="00055E91">
        <w:rPr>
          <w:rFonts w:ascii="DFKai-SB" w:hAnsi="DFKai-SB" w:hint="eastAsia"/>
        </w:rPr>
        <w:t>2023</w:t>
      </w:r>
      <w:r w:rsidRPr="00055E91">
        <w:rPr>
          <w:rFonts w:ascii="DFKai-SB" w:hAnsi="DFKai-SB" w:hint="eastAsia"/>
        </w:rPr>
        <w:t>）透過球</w:t>
      </w:r>
      <w:proofErr w:type="gramStart"/>
      <w:r w:rsidRPr="00055E91">
        <w:rPr>
          <w:rFonts w:ascii="DFKai-SB" w:hAnsi="DFKai-SB" w:hint="eastAsia"/>
        </w:rPr>
        <w:t>桿</w:t>
      </w:r>
      <w:proofErr w:type="gramEnd"/>
      <w:r w:rsidRPr="00055E91">
        <w:rPr>
          <w:rFonts w:ascii="DFKai-SB" w:hAnsi="DFKai-SB" w:hint="eastAsia"/>
        </w:rPr>
        <w:t>端點與架</w:t>
      </w:r>
      <w:proofErr w:type="gramStart"/>
      <w:r w:rsidRPr="00055E91">
        <w:rPr>
          <w:rFonts w:ascii="DFKai-SB" w:hAnsi="DFKai-SB" w:hint="eastAsia"/>
        </w:rPr>
        <w:t>桿</w:t>
      </w:r>
      <w:proofErr w:type="gramEnd"/>
      <w:r w:rsidRPr="00055E91">
        <w:rPr>
          <w:rFonts w:ascii="DFKai-SB" w:hAnsi="DFKai-SB" w:hint="eastAsia"/>
        </w:rPr>
        <w:t>手之間的斜率變化判斷出</w:t>
      </w:r>
      <w:proofErr w:type="gramStart"/>
      <w:r w:rsidRPr="00055E91">
        <w:rPr>
          <w:rFonts w:ascii="DFKai-SB" w:hAnsi="DFKai-SB" w:hint="eastAsia"/>
        </w:rPr>
        <w:t>桿</w:t>
      </w:r>
      <w:proofErr w:type="gramEnd"/>
      <w:r w:rsidRPr="00055E91">
        <w:rPr>
          <w:rFonts w:ascii="DFKai-SB" w:hAnsi="DFKai-SB" w:hint="eastAsia"/>
        </w:rPr>
        <w:t>穩定性。第二類為球體偵測與球桌狀態辨識，主要透過</w:t>
      </w:r>
      <w:r w:rsidRPr="00055E91">
        <w:rPr>
          <w:rFonts w:ascii="DFKai-SB" w:hAnsi="DFKai-SB" w:hint="eastAsia"/>
        </w:rPr>
        <w:t xml:space="preserve"> YOLO </w:t>
      </w:r>
      <w:r w:rsidRPr="00055E91">
        <w:rPr>
          <w:rFonts w:ascii="DFKai-SB" w:hAnsi="DFKai-SB" w:hint="eastAsia"/>
        </w:rPr>
        <w:t>或其他電腦視覺模型取得球體位置，作為後續路徑分析的基礎。第三類則為擊球策略或智慧教練輔助，例如</w:t>
      </w:r>
      <w:r w:rsidRPr="00055E91">
        <w:rPr>
          <w:rFonts w:ascii="DFKai-SB" w:hAnsi="DFKai-SB" w:hint="eastAsia"/>
        </w:rPr>
        <w:t xml:space="preserve"> Silva </w:t>
      </w:r>
      <w:r w:rsidRPr="00055E91">
        <w:rPr>
          <w:rFonts w:ascii="DFKai-SB" w:hAnsi="DFKai-SB" w:hint="eastAsia"/>
        </w:rPr>
        <w:t>等人（</w:t>
      </w:r>
      <w:r w:rsidRPr="00055E91">
        <w:rPr>
          <w:rFonts w:ascii="DFKai-SB" w:hAnsi="DFKai-SB" w:hint="eastAsia"/>
        </w:rPr>
        <w:t>2024</w:t>
      </w:r>
      <w:r w:rsidRPr="00055E91">
        <w:rPr>
          <w:rFonts w:ascii="DFKai-SB" w:hAnsi="DFKai-SB" w:hint="eastAsia"/>
        </w:rPr>
        <w:t>）與</w:t>
      </w:r>
      <w:r w:rsidRPr="00055E91">
        <w:rPr>
          <w:rFonts w:ascii="DFKai-SB" w:hAnsi="DFKai-SB" w:hint="eastAsia"/>
        </w:rPr>
        <w:t xml:space="preserve"> Schiøtt </w:t>
      </w:r>
      <w:r w:rsidRPr="00055E91">
        <w:rPr>
          <w:rFonts w:ascii="DFKai-SB" w:hAnsi="DFKai-SB" w:hint="eastAsia"/>
        </w:rPr>
        <w:t>等人（</w:t>
      </w:r>
      <w:r w:rsidRPr="00055E91">
        <w:rPr>
          <w:rFonts w:ascii="DFKai-SB" w:hAnsi="DFKai-SB" w:hint="eastAsia"/>
        </w:rPr>
        <w:t>2025</w:t>
      </w:r>
      <w:r w:rsidRPr="00055E91">
        <w:rPr>
          <w:rFonts w:ascii="DFKai-SB" w:hAnsi="DFKai-SB" w:hint="eastAsia"/>
        </w:rPr>
        <w:t>）的研究，皆嘗試將球體偵測結果進一步轉換為擊球建議</w:t>
      </w:r>
      <w:proofErr w:type="gramStart"/>
      <w:r w:rsidRPr="00055E91">
        <w:rPr>
          <w:rFonts w:ascii="DFKai-SB" w:hAnsi="DFKai-SB" w:hint="eastAsia"/>
        </w:rPr>
        <w:t>或清台策略</w:t>
      </w:r>
      <w:proofErr w:type="gramEnd"/>
      <w:r w:rsidRPr="00055E91">
        <w:rPr>
          <w:rFonts w:ascii="DFKai-SB" w:hAnsi="DFKai-SB" w:hint="eastAsia"/>
        </w:rPr>
        <w:t>。為了更清楚比較前人研究與本專題之差異，以下整理各研究之主要技術、分析對象、輸出結果與限制，如</w:t>
      </w:r>
      <w:r w:rsidRPr="00055E91">
        <w:rPr>
          <w:rFonts w:ascii="DFKai-SB" w:hAnsi="DFKai-SB" w:hint="eastAsia"/>
        </w:rPr>
        <w:t xml:space="preserve"> Table 1 </w:t>
      </w:r>
      <w:r w:rsidRPr="00055E91">
        <w:rPr>
          <w:rFonts w:ascii="DFKai-SB" w:hAnsi="DFKai-SB" w:hint="eastAsia"/>
        </w:rPr>
        <w:t>所示。</w:t>
      </w:r>
    </w:p>
    <w:p w14:paraId="37F332CA" w14:textId="7A0CDBE2" w:rsidR="009F14CC" w:rsidRPr="009F14CC" w:rsidRDefault="009F14CC" w:rsidP="009F14CC">
      <w:pPr>
        <w:spacing w:afterLines="50" w:after="120"/>
        <w:jc w:val="center"/>
        <w:rPr>
          <w:rFonts w:asciiTheme="minorEastAsia" w:hAnsiTheme="minorEastAsia"/>
          <w:sz w:val="20"/>
          <w:szCs w:val="20"/>
        </w:rPr>
      </w:pPr>
      <w:r w:rsidRPr="009F14CC">
        <w:rPr>
          <w:rFonts w:asciiTheme="minorEastAsia" w:hAnsiTheme="minorEastAsia" w:hint="eastAsia"/>
          <w:sz w:val="20"/>
          <w:szCs w:val="20"/>
        </w:rPr>
        <w:t>Table 1 相關研究與本專題比較表</w:t>
      </w:r>
    </w:p>
    <w:tbl>
      <w:tblPr>
        <w:tblStyle w:val="ad"/>
        <w:tblW w:w="9937" w:type="dxa"/>
        <w:tblLook w:val="04A0" w:firstRow="1" w:lastRow="0" w:firstColumn="1" w:lastColumn="0" w:noHBand="0" w:noVBand="1"/>
      </w:tblPr>
      <w:tblGrid>
        <w:gridCol w:w="1256"/>
        <w:gridCol w:w="1849"/>
        <w:gridCol w:w="2114"/>
        <w:gridCol w:w="1834"/>
        <w:gridCol w:w="2884"/>
      </w:tblGrid>
      <w:tr w:rsidR="00DD1025" w14:paraId="4EEA71C0" w14:textId="77777777" w:rsidTr="009F14CC">
        <w:trPr>
          <w:trHeight w:val="487"/>
        </w:trPr>
        <w:tc>
          <w:tcPr>
            <w:tcW w:w="1256" w:type="dxa"/>
            <w:shd w:val="clear" w:color="auto" w:fill="9CC2E5" w:themeFill="accent5" w:themeFillTint="99"/>
          </w:tcPr>
          <w:p w14:paraId="5DC6B87F" w14:textId="7658F722" w:rsidR="00055E91" w:rsidRDefault="00055E91" w:rsidP="00055E91">
            <w:pPr>
              <w:spacing w:afterLines="50" w:after="120"/>
              <w:rPr>
                <w:rFonts w:ascii="DFKai-SB" w:hAnsi="DFKai-SB"/>
              </w:rPr>
            </w:pPr>
            <w:r w:rsidRPr="00055E91">
              <w:rPr>
                <w:rFonts w:ascii="DFKai-SB" w:hAnsi="DFKai-SB" w:hint="eastAsia"/>
              </w:rPr>
              <w:t>研究</w:t>
            </w:r>
          </w:p>
        </w:tc>
        <w:tc>
          <w:tcPr>
            <w:tcW w:w="1849" w:type="dxa"/>
            <w:shd w:val="clear" w:color="auto" w:fill="9CC2E5" w:themeFill="accent5" w:themeFillTint="99"/>
          </w:tcPr>
          <w:p w14:paraId="2BA0CEE2" w14:textId="2F5A57C6" w:rsidR="00055E91" w:rsidRDefault="00055E91" w:rsidP="00055E91">
            <w:pPr>
              <w:spacing w:afterLines="50" w:after="120"/>
              <w:rPr>
                <w:rFonts w:ascii="DFKai-SB" w:hAnsi="DFKai-SB"/>
              </w:rPr>
            </w:pPr>
            <w:r w:rsidRPr="00055E91">
              <w:rPr>
                <w:rFonts w:ascii="DFKai-SB" w:hAnsi="DFKai-SB" w:hint="eastAsia"/>
              </w:rPr>
              <w:t>主要技術</w:t>
            </w:r>
          </w:p>
        </w:tc>
        <w:tc>
          <w:tcPr>
            <w:tcW w:w="2114" w:type="dxa"/>
            <w:shd w:val="clear" w:color="auto" w:fill="9CC2E5" w:themeFill="accent5" w:themeFillTint="99"/>
          </w:tcPr>
          <w:p w14:paraId="532D7969" w14:textId="7A78A8BE" w:rsidR="00055E91" w:rsidRDefault="00055E91" w:rsidP="00055E91">
            <w:pPr>
              <w:spacing w:afterLines="50" w:after="120"/>
              <w:rPr>
                <w:rFonts w:ascii="DFKai-SB" w:hAnsi="DFKai-SB"/>
              </w:rPr>
            </w:pPr>
            <w:r w:rsidRPr="00055E91">
              <w:rPr>
                <w:rFonts w:ascii="DFKai-SB" w:hAnsi="DFKai-SB" w:hint="eastAsia"/>
              </w:rPr>
              <w:t>分析對象</w:t>
            </w:r>
          </w:p>
        </w:tc>
        <w:tc>
          <w:tcPr>
            <w:tcW w:w="1834" w:type="dxa"/>
            <w:shd w:val="clear" w:color="auto" w:fill="9CC2E5" w:themeFill="accent5" w:themeFillTint="99"/>
          </w:tcPr>
          <w:p w14:paraId="12978BA9" w14:textId="2D9CFA02" w:rsidR="00055E91" w:rsidRDefault="00055E91" w:rsidP="00055E91">
            <w:pPr>
              <w:spacing w:afterLines="50" w:after="120"/>
              <w:rPr>
                <w:rFonts w:ascii="DFKai-SB" w:hAnsi="DFKai-SB"/>
              </w:rPr>
            </w:pPr>
            <w:r w:rsidRPr="00055E91">
              <w:rPr>
                <w:rFonts w:ascii="DFKai-SB" w:hAnsi="DFKai-SB" w:hint="eastAsia"/>
              </w:rPr>
              <w:t>輸出結果</w:t>
            </w:r>
          </w:p>
        </w:tc>
        <w:tc>
          <w:tcPr>
            <w:tcW w:w="2884" w:type="dxa"/>
            <w:shd w:val="clear" w:color="auto" w:fill="9CC2E5" w:themeFill="accent5" w:themeFillTint="99"/>
          </w:tcPr>
          <w:p w14:paraId="5AD5960E" w14:textId="79A47447" w:rsidR="00055E91" w:rsidRDefault="00055E91" w:rsidP="00055E91">
            <w:pPr>
              <w:spacing w:afterLines="50" w:after="120"/>
              <w:rPr>
                <w:rFonts w:ascii="DFKai-SB" w:hAnsi="DFKai-SB"/>
              </w:rPr>
            </w:pPr>
            <w:r w:rsidRPr="00055E91">
              <w:rPr>
                <w:rFonts w:ascii="DFKai-SB" w:hAnsi="DFKai-SB" w:hint="eastAsia"/>
              </w:rPr>
              <w:t>限制或不足</w:t>
            </w:r>
          </w:p>
        </w:tc>
      </w:tr>
      <w:tr w:rsidR="009F14CC" w14:paraId="2FA5C856" w14:textId="77777777" w:rsidTr="009F14CC">
        <w:trPr>
          <w:trHeight w:val="1047"/>
        </w:trPr>
        <w:tc>
          <w:tcPr>
            <w:tcW w:w="1256" w:type="dxa"/>
            <w:shd w:val="clear" w:color="auto" w:fill="BDD6EE" w:themeFill="accent5" w:themeFillTint="66"/>
          </w:tcPr>
          <w:p w14:paraId="131AA45A" w14:textId="776267F2" w:rsidR="00055E91" w:rsidRDefault="00055E91" w:rsidP="00055E91">
            <w:pPr>
              <w:spacing w:afterLines="50" w:after="120"/>
              <w:rPr>
                <w:rFonts w:ascii="DFKai-SB" w:hAnsi="DFKai-SB"/>
              </w:rPr>
            </w:pPr>
            <w:r w:rsidRPr="00055E91">
              <w:rPr>
                <w:rFonts w:ascii="DFKai-SB" w:hAnsi="DFKai-SB" w:hint="eastAsia"/>
              </w:rPr>
              <w:t xml:space="preserve">Yang </w:t>
            </w:r>
            <w:r w:rsidRPr="00055E91">
              <w:rPr>
                <w:rFonts w:ascii="DFKai-SB" w:hAnsi="DFKai-SB" w:hint="eastAsia"/>
              </w:rPr>
              <w:t>與</w:t>
            </w:r>
            <w:r w:rsidRPr="00055E91">
              <w:rPr>
                <w:rFonts w:ascii="DFKai-SB" w:hAnsi="DFKai-SB" w:hint="eastAsia"/>
              </w:rPr>
              <w:t xml:space="preserve"> Yan</w:t>
            </w:r>
            <w:r w:rsidRPr="00055E91">
              <w:rPr>
                <w:rFonts w:ascii="DFKai-SB" w:hAnsi="DFKai-SB" w:hint="eastAsia"/>
              </w:rPr>
              <w:t>（</w:t>
            </w:r>
            <w:r w:rsidRPr="00055E91">
              <w:rPr>
                <w:rFonts w:ascii="DFKai-SB" w:hAnsi="DFKai-SB" w:hint="eastAsia"/>
              </w:rPr>
              <w:t>2023</w:t>
            </w:r>
            <w:r w:rsidRPr="00055E91">
              <w:rPr>
                <w:rFonts w:ascii="DFKai-SB" w:hAnsi="DFKai-SB" w:hint="eastAsia"/>
              </w:rPr>
              <w:t>）</w:t>
            </w:r>
          </w:p>
        </w:tc>
        <w:tc>
          <w:tcPr>
            <w:tcW w:w="1849" w:type="dxa"/>
            <w:shd w:val="clear" w:color="auto" w:fill="DEEAF6" w:themeFill="accent5" w:themeFillTint="33"/>
          </w:tcPr>
          <w:p w14:paraId="488A1FC5" w14:textId="77777777" w:rsidR="00DD1025" w:rsidRDefault="00DD1025" w:rsidP="00DD1025">
            <w:pPr>
              <w:rPr>
                <w:rFonts w:ascii="DFKai-SB" w:hAnsi="DFKai-SB"/>
              </w:rPr>
            </w:pPr>
            <w:r w:rsidRPr="00DD1025">
              <w:rPr>
                <w:rFonts w:ascii="DFKai-SB" w:hAnsi="DFKai-SB" w:hint="eastAsia"/>
              </w:rPr>
              <w:t>YOLOv8</w:t>
            </w:r>
            <w:r w:rsidRPr="00DD1025">
              <w:rPr>
                <w:rFonts w:ascii="DFKai-SB" w:hAnsi="DFKai-SB" w:hint="eastAsia"/>
              </w:rPr>
              <w:t>、</w:t>
            </w:r>
          </w:p>
          <w:p w14:paraId="001FBCC2" w14:textId="608424F1" w:rsidR="00055E91" w:rsidRDefault="00DD1025" w:rsidP="00055E91">
            <w:pPr>
              <w:spacing w:afterLines="50" w:after="120"/>
              <w:rPr>
                <w:rFonts w:ascii="DFKai-SB" w:hAnsi="DFKai-SB"/>
              </w:rPr>
            </w:pPr>
            <w:r w:rsidRPr="00DD1025">
              <w:rPr>
                <w:rFonts w:ascii="DFKai-SB" w:hAnsi="DFKai-SB" w:hint="eastAsia"/>
              </w:rPr>
              <w:t>斜率變化分析</w:t>
            </w:r>
          </w:p>
        </w:tc>
        <w:tc>
          <w:tcPr>
            <w:tcW w:w="2114" w:type="dxa"/>
            <w:shd w:val="clear" w:color="auto" w:fill="DEEAF6" w:themeFill="accent5" w:themeFillTint="33"/>
          </w:tcPr>
          <w:p w14:paraId="18D74372" w14:textId="77777777" w:rsidR="00DD1025" w:rsidRDefault="00DD1025" w:rsidP="00DD1025">
            <w:pPr>
              <w:rPr>
                <w:rFonts w:ascii="DFKai-SB" w:hAnsi="DFKai-SB"/>
              </w:rPr>
            </w:pPr>
            <w:r w:rsidRPr="00DD1025">
              <w:rPr>
                <w:rFonts w:ascii="DFKai-SB" w:hAnsi="DFKai-SB" w:hint="eastAsia"/>
              </w:rPr>
              <w:t>母球、手部、</w:t>
            </w:r>
          </w:p>
          <w:p w14:paraId="4EDBDF4D" w14:textId="6EF3C4F1" w:rsidR="00DD1025" w:rsidRDefault="00DD1025" w:rsidP="00DD1025">
            <w:pPr>
              <w:rPr>
                <w:rFonts w:ascii="DFKai-SB" w:hAnsi="DFKai-SB"/>
              </w:rPr>
            </w:pPr>
            <w:r w:rsidRPr="00DD1025">
              <w:rPr>
                <w:rFonts w:ascii="DFKai-SB" w:hAnsi="DFKai-SB" w:hint="eastAsia"/>
              </w:rPr>
              <w:t>球</w:t>
            </w:r>
            <w:proofErr w:type="gramStart"/>
            <w:r w:rsidRPr="00DD1025">
              <w:rPr>
                <w:rFonts w:ascii="DFKai-SB" w:hAnsi="DFKai-SB" w:hint="eastAsia"/>
              </w:rPr>
              <w:t>桿</w:t>
            </w:r>
            <w:proofErr w:type="gramEnd"/>
            <w:r w:rsidRPr="00DD1025">
              <w:rPr>
                <w:rFonts w:ascii="DFKai-SB" w:hAnsi="DFKai-SB" w:hint="eastAsia"/>
              </w:rPr>
              <w:t>端點、</w:t>
            </w:r>
          </w:p>
          <w:p w14:paraId="5C990A75" w14:textId="626B7106" w:rsidR="00055E91" w:rsidRDefault="00DD1025" w:rsidP="00055E91">
            <w:pPr>
              <w:spacing w:afterLines="50" w:after="120"/>
              <w:rPr>
                <w:rFonts w:ascii="DFKai-SB" w:hAnsi="DFKai-SB"/>
              </w:rPr>
            </w:pPr>
            <w:r w:rsidRPr="00DD1025">
              <w:rPr>
                <w:rFonts w:ascii="DFKai-SB" w:hAnsi="DFKai-SB" w:hint="eastAsia"/>
              </w:rPr>
              <w:t>架</w:t>
            </w:r>
            <w:proofErr w:type="gramStart"/>
            <w:r w:rsidRPr="00DD1025">
              <w:rPr>
                <w:rFonts w:ascii="DFKai-SB" w:hAnsi="DFKai-SB" w:hint="eastAsia"/>
              </w:rPr>
              <w:t>桿</w:t>
            </w:r>
            <w:proofErr w:type="gramEnd"/>
            <w:r w:rsidRPr="00DD1025">
              <w:rPr>
                <w:rFonts w:ascii="DFKai-SB" w:hAnsi="DFKai-SB" w:hint="eastAsia"/>
              </w:rPr>
              <w:t>手</w:t>
            </w:r>
          </w:p>
        </w:tc>
        <w:tc>
          <w:tcPr>
            <w:tcW w:w="1834" w:type="dxa"/>
            <w:shd w:val="clear" w:color="auto" w:fill="DEEAF6" w:themeFill="accent5" w:themeFillTint="33"/>
          </w:tcPr>
          <w:p w14:paraId="76331C3E" w14:textId="0B4712AF" w:rsidR="00055E91" w:rsidRDefault="00DD1025" w:rsidP="00055E91">
            <w:pPr>
              <w:spacing w:afterLines="50" w:after="120"/>
              <w:rPr>
                <w:rFonts w:ascii="DFKai-SB" w:hAnsi="DFKai-SB"/>
              </w:rPr>
            </w:pPr>
            <w:r w:rsidRPr="00DD1025">
              <w:rPr>
                <w:rFonts w:ascii="DFKai-SB" w:hAnsi="DFKai-SB" w:hint="eastAsia"/>
              </w:rPr>
              <w:t>出</w:t>
            </w:r>
            <w:proofErr w:type="gramStart"/>
            <w:r w:rsidRPr="00DD1025">
              <w:rPr>
                <w:rFonts w:ascii="DFKai-SB" w:hAnsi="DFKai-SB" w:hint="eastAsia"/>
              </w:rPr>
              <w:t>桿</w:t>
            </w:r>
            <w:proofErr w:type="gramEnd"/>
            <w:r w:rsidRPr="00DD1025">
              <w:rPr>
                <w:rFonts w:ascii="DFKai-SB" w:hAnsi="DFKai-SB" w:hint="eastAsia"/>
              </w:rPr>
              <w:t>穩定性判斷與即時提示</w:t>
            </w:r>
          </w:p>
        </w:tc>
        <w:tc>
          <w:tcPr>
            <w:tcW w:w="2884" w:type="dxa"/>
            <w:shd w:val="clear" w:color="auto" w:fill="DEEAF6" w:themeFill="accent5" w:themeFillTint="33"/>
          </w:tcPr>
          <w:p w14:paraId="21CF7AC6" w14:textId="4996FFD6" w:rsidR="00055E91" w:rsidRDefault="00DD1025" w:rsidP="00055E91">
            <w:pPr>
              <w:spacing w:afterLines="50" w:after="120"/>
              <w:rPr>
                <w:rFonts w:ascii="DFKai-SB" w:hAnsi="DFKai-SB"/>
              </w:rPr>
            </w:pPr>
            <w:r w:rsidRPr="00DD1025">
              <w:rPr>
                <w:rFonts w:ascii="DFKai-SB" w:hAnsi="DFKai-SB" w:hint="eastAsia"/>
              </w:rPr>
              <w:t>主要聚焦於出</w:t>
            </w:r>
            <w:proofErr w:type="gramStart"/>
            <w:r w:rsidRPr="00DD1025">
              <w:rPr>
                <w:rFonts w:ascii="DFKai-SB" w:hAnsi="DFKai-SB" w:hint="eastAsia"/>
              </w:rPr>
              <w:t>桿</w:t>
            </w:r>
            <w:proofErr w:type="gramEnd"/>
            <w:r w:rsidRPr="00DD1025">
              <w:rPr>
                <w:rFonts w:ascii="DFKai-SB" w:hAnsi="DFKai-SB" w:hint="eastAsia"/>
              </w:rPr>
              <w:t>穩定性，較少分析完整球局狀態與策略</w:t>
            </w:r>
          </w:p>
        </w:tc>
      </w:tr>
      <w:tr w:rsidR="00DD1025" w14:paraId="1CFB8AAB" w14:textId="77777777" w:rsidTr="009F14CC">
        <w:trPr>
          <w:trHeight w:val="1071"/>
        </w:trPr>
        <w:tc>
          <w:tcPr>
            <w:tcW w:w="1256" w:type="dxa"/>
            <w:shd w:val="clear" w:color="auto" w:fill="BDD6EE" w:themeFill="accent5" w:themeFillTint="66"/>
          </w:tcPr>
          <w:p w14:paraId="06034CE2" w14:textId="7259D39F" w:rsidR="00055E91" w:rsidRDefault="00055E91" w:rsidP="00055E91">
            <w:pPr>
              <w:spacing w:afterLines="50" w:after="120"/>
              <w:rPr>
                <w:rFonts w:ascii="DFKai-SB" w:hAnsi="DFKai-SB"/>
              </w:rPr>
            </w:pPr>
            <w:r w:rsidRPr="00055E91">
              <w:rPr>
                <w:rFonts w:ascii="DFKai-SB" w:hAnsi="DFKai-SB" w:hint="eastAsia"/>
              </w:rPr>
              <w:t xml:space="preserve">Silva </w:t>
            </w:r>
            <w:r w:rsidRPr="00055E91">
              <w:rPr>
                <w:rFonts w:ascii="DFKai-SB" w:hAnsi="DFKai-SB" w:hint="eastAsia"/>
              </w:rPr>
              <w:t>等人（</w:t>
            </w:r>
            <w:r w:rsidRPr="00055E91">
              <w:rPr>
                <w:rFonts w:ascii="DFKai-SB" w:hAnsi="DFKai-SB" w:hint="eastAsia"/>
              </w:rPr>
              <w:t>2024</w:t>
            </w:r>
            <w:r w:rsidRPr="00055E91">
              <w:rPr>
                <w:rFonts w:ascii="DFKai-SB" w:hAnsi="DFKai-SB" w:hint="eastAsia"/>
              </w:rPr>
              <w:t>）</w:t>
            </w:r>
          </w:p>
        </w:tc>
        <w:tc>
          <w:tcPr>
            <w:tcW w:w="1849" w:type="dxa"/>
            <w:shd w:val="clear" w:color="auto" w:fill="DEEAF6" w:themeFill="accent5" w:themeFillTint="33"/>
          </w:tcPr>
          <w:p w14:paraId="3C45E58D" w14:textId="77777777" w:rsidR="00DD1025" w:rsidRDefault="00DD1025" w:rsidP="00DD1025">
            <w:pPr>
              <w:rPr>
                <w:rFonts w:ascii="DFKai-SB" w:hAnsi="DFKai-SB"/>
              </w:rPr>
            </w:pPr>
            <w:r w:rsidRPr="00DD1025">
              <w:rPr>
                <w:rFonts w:ascii="DFKai-SB" w:hAnsi="DFKai-SB" w:hint="eastAsia"/>
              </w:rPr>
              <w:t>YOLOv8n</w:t>
            </w:r>
            <w:r w:rsidRPr="00DD1025">
              <w:rPr>
                <w:rFonts w:ascii="DFKai-SB" w:hAnsi="DFKai-SB" w:hint="eastAsia"/>
              </w:rPr>
              <w:t>、</w:t>
            </w:r>
          </w:p>
          <w:p w14:paraId="47A93213" w14:textId="43F58040" w:rsidR="00055E91" w:rsidRDefault="00DD1025" w:rsidP="00DD1025">
            <w:pPr>
              <w:spacing w:afterLines="50" w:after="120"/>
              <w:rPr>
                <w:rFonts w:ascii="DFKai-SB" w:hAnsi="DFKai-SB"/>
              </w:rPr>
            </w:pPr>
            <w:r w:rsidRPr="00DD1025">
              <w:rPr>
                <w:rFonts w:ascii="DFKai-SB" w:hAnsi="DFKai-SB" w:hint="eastAsia"/>
              </w:rPr>
              <w:t>擊球建議演算法、擊球預測演算法</w:t>
            </w:r>
          </w:p>
        </w:tc>
        <w:tc>
          <w:tcPr>
            <w:tcW w:w="2114" w:type="dxa"/>
            <w:shd w:val="clear" w:color="auto" w:fill="DEEAF6" w:themeFill="accent5" w:themeFillTint="33"/>
          </w:tcPr>
          <w:p w14:paraId="40F2D0AE" w14:textId="0D4A55F8" w:rsidR="00055E91" w:rsidRDefault="00DD1025" w:rsidP="00055E91">
            <w:pPr>
              <w:spacing w:afterLines="50" w:after="120"/>
              <w:rPr>
                <w:rFonts w:ascii="DFKai-SB" w:hAnsi="DFKai-SB"/>
              </w:rPr>
            </w:pPr>
            <w:r w:rsidRPr="00DD1025">
              <w:rPr>
                <w:rFonts w:ascii="DFKai-SB" w:hAnsi="DFKai-SB" w:hint="eastAsia"/>
              </w:rPr>
              <w:t>撞球球體位置與球桌狀態</w:t>
            </w:r>
          </w:p>
        </w:tc>
        <w:tc>
          <w:tcPr>
            <w:tcW w:w="1834" w:type="dxa"/>
            <w:shd w:val="clear" w:color="auto" w:fill="DEEAF6" w:themeFill="accent5" w:themeFillTint="33"/>
          </w:tcPr>
          <w:p w14:paraId="3E3C6B84" w14:textId="3F2047B8" w:rsidR="00055E91" w:rsidRDefault="00DD1025" w:rsidP="00055E91">
            <w:pPr>
              <w:spacing w:afterLines="50" w:after="120"/>
              <w:rPr>
                <w:rFonts w:ascii="DFKai-SB" w:hAnsi="DFKai-SB"/>
              </w:rPr>
            </w:pPr>
            <w:proofErr w:type="gramStart"/>
            <w:r w:rsidRPr="00DD1025">
              <w:rPr>
                <w:rFonts w:ascii="DFKai-SB" w:hAnsi="DFKai-SB" w:hint="eastAsia"/>
              </w:rPr>
              <w:t>清台策略</w:t>
            </w:r>
            <w:proofErr w:type="gramEnd"/>
            <w:r w:rsidRPr="00DD1025">
              <w:rPr>
                <w:rFonts w:ascii="DFKai-SB" w:hAnsi="DFKai-SB" w:hint="eastAsia"/>
              </w:rPr>
              <w:t>、擊球建議與母球走位輔助</w:t>
            </w:r>
          </w:p>
        </w:tc>
        <w:tc>
          <w:tcPr>
            <w:tcW w:w="2884" w:type="dxa"/>
            <w:shd w:val="clear" w:color="auto" w:fill="DEEAF6" w:themeFill="accent5" w:themeFillTint="33"/>
          </w:tcPr>
          <w:p w14:paraId="2EF58BA8" w14:textId="27B82103" w:rsidR="00055E91" w:rsidRDefault="00DD1025" w:rsidP="00055E91">
            <w:pPr>
              <w:spacing w:afterLines="50" w:after="120"/>
              <w:rPr>
                <w:rFonts w:ascii="DFKai-SB" w:hAnsi="DFKai-SB"/>
              </w:rPr>
            </w:pPr>
            <w:r w:rsidRPr="00DD1025">
              <w:rPr>
                <w:rFonts w:ascii="DFKai-SB" w:hAnsi="DFKai-SB" w:hint="eastAsia"/>
              </w:rPr>
              <w:t>側重策略</w:t>
            </w:r>
            <w:proofErr w:type="gramStart"/>
            <w:r w:rsidRPr="00DD1025">
              <w:rPr>
                <w:rFonts w:ascii="DFKai-SB" w:hAnsi="DFKai-SB" w:hint="eastAsia"/>
              </w:rPr>
              <w:t>與清台分析</w:t>
            </w:r>
            <w:proofErr w:type="gramEnd"/>
            <w:r w:rsidRPr="00DD1025">
              <w:rPr>
                <w:rFonts w:ascii="DFKai-SB" w:hAnsi="DFKai-SB" w:hint="eastAsia"/>
              </w:rPr>
              <w:t>，系統互動、投影輔助與回放功能較少</w:t>
            </w:r>
          </w:p>
        </w:tc>
      </w:tr>
      <w:tr w:rsidR="009F14CC" w14:paraId="667FA51C" w14:textId="77777777" w:rsidTr="009F14CC">
        <w:trPr>
          <w:trHeight w:val="1047"/>
        </w:trPr>
        <w:tc>
          <w:tcPr>
            <w:tcW w:w="1256" w:type="dxa"/>
            <w:shd w:val="clear" w:color="auto" w:fill="BDD6EE" w:themeFill="accent5" w:themeFillTint="66"/>
          </w:tcPr>
          <w:p w14:paraId="79038567" w14:textId="7BA6BEAB" w:rsidR="00055E91" w:rsidRDefault="00055E91" w:rsidP="00055E91">
            <w:pPr>
              <w:spacing w:afterLines="50" w:after="120"/>
              <w:rPr>
                <w:rFonts w:ascii="DFKai-SB" w:hAnsi="DFKai-SB"/>
              </w:rPr>
            </w:pPr>
            <w:r w:rsidRPr="00055E91">
              <w:rPr>
                <w:rFonts w:ascii="DFKai-SB" w:hAnsi="DFKai-SB" w:hint="eastAsia"/>
              </w:rPr>
              <w:t xml:space="preserve">Schiøtt </w:t>
            </w:r>
            <w:r w:rsidRPr="00055E91">
              <w:rPr>
                <w:rFonts w:ascii="DFKai-SB" w:hAnsi="DFKai-SB" w:hint="eastAsia"/>
              </w:rPr>
              <w:t>等人（</w:t>
            </w:r>
            <w:r w:rsidRPr="00055E91">
              <w:rPr>
                <w:rFonts w:ascii="DFKai-SB" w:hAnsi="DFKai-SB" w:hint="eastAsia"/>
              </w:rPr>
              <w:t>2025</w:t>
            </w:r>
            <w:r w:rsidRPr="00055E91">
              <w:rPr>
                <w:rFonts w:ascii="DFKai-SB" w:hAnsi="DFKai-SB" w:hint="eastAsia"/>
              </w:rPr>
              <w:t>）</w:t>
            </w:r>
          </w:p>
        </w:tc>
        <w:tc>
          <w:tcPr>
            <w:tcW w:w="1849" w:type="dxa"/>
            <w:shd w:val="clear" w:color="auto" w:fill="DEEAF6" w:themeFill="accent5" w:themeFillTint="33"/>
          </w:tcPr>
          <w:p w14:paraId="1721C4F8" w14:textId="62E49DAD" w:rsidR="00055E91" w:rsidRDefault="00DD1025" w:rsidP="00055E91">
            <w:pPr>
              <w:spacing w:afterLines="50" w:after="120"/>
              <w:rPr>
                <w:rFonts w:ascii="DFKai-SB" w:hAnsi="DFKai-SB"/>
              </w:rPr>
            </w:pPr>
            <w:r w:rsidRPr="00DD1025">
              <w:rPr>
                <w:rFonts w:ascii="DFKai-SB" w:hAnsi="DFKai-SB" w:hint="eastAsia"/>
              </w:rPr>
              <w:t>影像分割、球體定位、強化學習環境</w:t>
            </w:r>
          </w:p>
        </w:tc>
        <w:tc>
          <w:tcPr>
            <w:tcW w:w="2114" w:type="dxa"/>
            <w:shd w:val="clear" w:color="auto" w:fill="DEEAF6" w:themeFill="accent5" w:themeFillTint="33"/>
          </w:tcPr>
          <w:p w14:paraId="058E1E03" w14:textId="7D9C9A50" w:rsidR="00055E91" w:rsidRDefault="00DD1025" w:rsidP="00055E91">
            <w:pPr>
              <w:spacing w:afterLines="50" w:after="120"/>
              <w:rPr>
                <w:rFonts w:ascii="DFKai-SB" w:hAnsi="DFKai-SB"/>
              </w:rPr>
            </w:pPr>
            <w:r w:rsidRPr="00DD1025">
              <w:rPr>
                <w:rFonts w:ascii="DFKai-SB" w:hAnsi="DFKai-SB" w:hint="eastAsia"/>
              </w:rPr>
              <w:t>單張</w:t>
            </w:r>
            <w:r w:rsidRPr="00DD1025">
              <w:rPr>
                <w:rFonts w:ascii="DFKai-SB" w:hAnsi="DFKai-SB" w:hint="eastAsia"/>
              </w:rPr>
              <w:t xml:space="preserve"> 8-ball pool </w:t>
            </w:r>
            <w:r w:rsidRPr="00DD1025">
              <w:rPr>
                <w:rFonts w:ascii="DFKai-SB" w:hAnsi="DFKai-SB" w:hint="eastAsia"/>
              </w:rPr>
              <w:t>球桌影像</w:t>
            </w:r>
          </w:p>
        </w:tc>
        <w:tc>
          <w:tcPr>
            <w:tcW w:w="1834" w:type="dxa"/>
            <w:shd w:val="clear" w:color="auto" w:fill="DEEAF6" w:themeFill="accent5" w:themeFillTint="33"/>
          </w:tcPr>
          <w:p w14:paraId="38220A3E" w14:textId="001FC132" w:rsidR="00055E91" w:rsidRDefault="00DD1025" w:rsidP="00055E91">
            <w:pPr>
              <w:spacing w:afterLines="50" w:after="120"/>
              <w:rPr>
                <w:rFonts w:ascii="DFKai-SB" w:hAnsi="DFKai-SB"/>
              </w:rPr>
            </w:pPr>
            <w:r w:rsidRPr="00DD1025">
              <w:rPr>
                <w:rFonts w:ascii="DFKai-SB" w:hAnsi="DFKai-SB" w:hint="eastAsia"/>
              </w:rPr>
              <w:t>球體定位與擊球建議</w:t>
            </w:r>
          </w:p>
        </w:tc>
        <w:tc>
          <w:tcPr>
            <w:tcW w:w="2884" w:type="dxa"/>
            <w:shd w:val="clear" w:color="auto" w:fill="DEEAF6" w:themeFill="accent5" w:themeFillTint="33"/>
          </w:tcPr>
          <w:p w14:paraId="0CEFCC5C" w14:textId="19976990" w:rsidR="00055E91" w:rsidRPr="00DD1025" w:rsidRDefault="00DD1025" w:rsidP="00055E91">
            <w:pPr>
              <w:spacing w:afterLines="50" w:after="120"/>
              <w:rPr>
                <w:rFonts w:ascii="DFKai-SB" w:hAnsi="DFKai-SB"/>
              </w:rPr>
            </w:pPr>
            <w:r w:rsidRPr="00DD1025">
              <w:rPr>
                <w:rFonts w:ascii="DFKai-SB" w:hAnsi="DFKai-SB" w:hint="eastAsia"/>
              </w:rPr>
              <w:t>偏向單張影像分析，較少處理即時串流、實體投影與訓練流程整合</w:t>
            </w:r>
          </w:p>
        </w:tc>
      </w:tr>
      <w:tr w:rsidR="009F14CC" w14:paraId="703DEFB2" w14:textId="77777777" w:rsidTr="009F14CC">
        <w:trPr>
          <w:trHeight w:val="1071"/>
        </w:trPr>
        <w:tc>
          <w:tcPr>
            <w:tcW w:w="1256" w:type="dxa"/>
            <w:shd w:val="clear" w:color="auto" w:fill="F7CAAC" w:themeFill="accent2" w:themeFillTint="66"/>
          </w:tcPr>
          <w:p w14:paraId="49EE0C25" w14:textId="4C2557CB" w:rsidR="00055E91" w:rsidRDefault="00DD1025" w:rsidP="00055E91">
            <w:pPr>
              <w:spacing w:afterLines="50" w:after="120"/>
              <w:rPr>
                <w:rFonts w:ascii="DFKai-SB" w:hAnsi="DFKai-SB"/>
              </w:rPr>
            </w:pPr>
            <w:r w:rsidRPr="00DD1025">
              <w:rPr>
                <w:rFonts w:ascii="DFKai-SB" w:hAnsi="DFKai-SB" w:hint="eastAsia"/>
              </w:rPr>
              <w:t>本專題</w:t>
            </w:r>
          </w:p>
        </w:tc>
        <w:tc>
          <w:tcPr>
            <w:tcW w:w="1849" w:type="dxa"/>
            <w:shd w:val="clear" w:color="auto" w:fill="FBE4D5" w:themeFill="accent2" w:themeFillTint="33"/>
          </w:tcPr>
          <w:p w14:paraId="2B3E4ABF" w14:textId="77777777" w:rsidR="00DD1025" w:rsidRDefault="00DD1025" w:rsidP="00DD1025">
            <w:pPr>
              <w:rPr>
                <w:rFonts w:ascii="DFKai-SB" w:hAnsi="DFKai-SB"/>
              </w:rPr>
            </w:pPr>
            <w:r w:rsidRPr="00DD1025">
              <w:rPr>
                <w:rFonts w:ascii="DFKai-SB" w:hAnsi="DFKai-SB" w:hint="eastAsia"/>
              </w:rPr>
              <w:t>YOLO</w:t>
            </w:r>
            <w:r w:rsidRPr="00DD1025">
              <w:rPr>
                <w:rFonts w:ascii="DFKai-SB" w:hAnsi="DFKai-SB" w:hint="eastAsia"/>
              </w:rPr>
              <w:t>、</w:t>
            </w:r>
            <w:proofErr w:type="spellStart"/>
            <w:r w:rsidRPr="00DD1025">
              <w:rPr>
                <w:rFonts w:ascii="DFKai-SB" w:hAnsi="DFKai-SB" w:hint="eastAsia"/>
              </w:rPr>
              <w:t>FastAPI</w:t>
            </w:r>
            <w:proofErr w:type="spellEnd"/>
            <w:r w:rsidRPr="00DD1025">
              <w:rPr>
                <w:rFonts w:ascii="DFKai-SB" w:hAnsi="DFKai-SB" w:hint="eastAsia"/>
              </w:rPr>
              <w:t>、</w:t>
            </w:r>
            <w:r w:rsidRPr="00DD1025">
              <w:rPr>
                <w:rFonts w:ascii="DFKai-SB" w:hAnsi="DFKai-SB" w:hint="eastAsia"/>
              </w:rPr>
              <w:t>React</w:t>
            </w:r>
            <w:r w:rsidRPr="00DD1025">
              <w:rPr>
                <w:rFonts w:ascii="DFKai-SB" w:hAnsi="DFKai-SB" w:hint="eastAsia"/>
              </w:rPr>
              <w:t>、</w:t>
            </w:r>
            <w:r w:rsidRPr="00DD1025">
              <w:rPr>
                <w:rFonts w:ascii="DFKai-SB" w:hAnsi="DFKai-SB" w:hint="eastAsia"/>
              </w:rPr>
              <w:t>WebSocket</w:t>
            </w:r>
            <w:r w:rsidRPr="00DD1025">
              <w:rPr>
                <w:rFonts w:ascii="DFKai-SB" w:hAnsi="DFKai-SB" w:hint="eastAsia"/>
              </w:rPr>
              <w:t>、</w:t>
            </w:r>
            <w:r w:rsidRPr="00DD1025">
              <w:rPr>
                <w:rFonts w:ascii="DFKai-SB" w:hAnsi="DFKai-SB" w:hint="eastAsia"/>
              </w:rPr>
              <w:t xml:space="preserve">AR </w:t>
            </w:r>
            <w:r w:rsidRPr="00DD1025">
              <w:rPr>
                <w:rFonts w:ascii="DFKai-SB" w:hAnsi="DFKai-SB" w:hint="eastAsia"/>
              </w:rPr>
              <w:t>投影、</w:t>
            </w:r>
          </w:p>
          <w:p w14:paraId="7FD94B8D" w14:textId="77777777" w:rsidR="00055E91" w:rsidRDefault="00DD1025" w:rsidP="004F2274">
            <w:pPr>
              <w:rPr>
                <w:rFonts w:ascii="DFKai-SB" w:hAnsi="DFKai-SB"/>
              </w:rPr>
            </w:pPr>
            <w:r w:rsidRPr="00DD1025">
              <w:rPr>
                <w:rFonts w:ascii="DFKai-SB" w:hAnsi="DFKai-SB" w:hint="eastAsia"/>
              </w:rPr>
              <w:t>AI Coach</w:t>
            </w:r>
          </w:p>
          <w:p w14:paraId="67B8A234" w14:textId="71392CB1" w:rsidR="004F2274" w:rsidRDefault="004F2274" w:rsidP="004F2274">
            <w:pPr>
              <w:rPr>
                <w:rFonts w:ascii="DFKai-SB" w:hAnsi="DFKai-SB"/>
              </w:rPr>
            </w:pPr>
            <w:r w:rsidRPr="004F2274">
              <w:rPr>
                <w:rFonts w:ascii="DFKai-SB" w:hAnsi="DFKai-SB"/>
              </w:rPr>
              <w:t>PWA</w:t>
            </w:r>
            <w:r w:rsidRPr="004F2274">
              <w:rPr>
                <w:rFonts w:ascii="DFKai-SB" w:hAnsi="DFKai-SB" w:hint="eastAsia"/>
              </w:rPr>
              <w:t>、</w:t>
            </w:r>
          </w:p>
          <w:p w14:paraId="4C54D3A3" w14:textId="43A050D7" w:rsidR="004F2274" w:rsidRDefault="004F2274" w:rsidP="004F2274">
            <w:pPr>
              <w:rPr>
                <w:rFonts w:ascii="DFKai-SB" w:hAnsi="DFKai-SB"/>
              </w:rPr>
            </w:pPr>
            <w:r w:rsidRPr="004F2274">
              <w:rPr>
                <w:rFonts w:ascii="DFKai-SB" w:hAnsi="DFKai-SB"/>
              </w:rPr>
              <w:t>Cloudflare Tunnel</w:t>
            </w:r>
          </w:p>
        </w:tc>
        <w:tc>
          <w:tcPr>
            <w:tcW w:w="2114" w:type="dxa"/>
            <w:shd w:val="clear" w:color="auto" w:fill="FBE4D5" w:themeFill="accent2" w:themeFillTint="33"/>
          </w:tcPr>
          <w:p w14:paraId="6D47F924" w14:textId="639F41C3" w:rsidR="00055E91" w:rsidRDefault="00C953A0" w:rsidP="00055E91">
            <w:pPr>
              <w:spacing w:afterLines="50" w:after="120"/>
              <w:rPr>
                <w:rFonts w:ascii="DFKai-SB" w:hAnsi="DFKai-SB"/>
              </w:rPr>
            </w:pPr>
            <w:r w:rsidRPr="00C953A0">
              <w:rPr>
                <w:rFonts w:ascii="DFKai-SB" w:hAnsi="DFKai-SB" w:hint="eastAsia"/>
              </w:rPr>
              <w:t>即時球桌影像、球體位置、球局狀態、練習紀錄與使用者數據</w:t>
            </w:r>
          </w:p>
        </w:tc>
        <w:tc>
          <w:tcPr>
            <w:tcW w:w="1834" w:type="dxa"/>
            <w:shd w:val="clear" w:color="auto" w:fill="FBE4D5" w:themeFill="accent2" w:themeFillTint="33"/>
          </w:tcPr>
          <w:p w14:paraId="7D2DCD9D" w14:textId="28C5B43D" w:rsidR="00055E91" w:rsidRDefault="00C953A0" w:rsidP="00055E91">
            <w:pPr>
              <w:spacing w:afterLines="50" w:after="120"/>
              <w:rPr>
                <w:rFonts w:ascii="DFKai-SB" w:hAnsi="DFKai-SB"/>
              </w:rPr>
            </w:pPr>
            <w:r w:rsidRPr="00C953A0">
              <w:rPr>
                <w:rFonts w:ascii="DFKai-SB" w:hAnsi="DFKai-SB" w:hint="eastAsia"/>
              </w:rPr>
              <w:t>球體偵測、路徑輔助、投影提示、</w:t>
            </w:r>
            <w:r w:rsidRPr="00C953A0">
              <w:rPr>
                <w:rFonts w:ascii="DFKai-SB" w:hAnsi="DFKai-SB" w:hint="eastAsia"/>
              </w:rPr>
              <w:t xml:space="preserve">AI </w:t>
            </w:r>
            <w:r w:rsidRPr="00C953A0">
              <w:rPr>
                <w:rFonts w:ascii="DFKai-SB" w:hAnsi="DFKai-SB" w:hint="eastAsia"/>
              </w:rPr>
              <w:t>建議、錄影回放、手機端數據看板、社群與好友互動</w:t>
            </w:r>
          </w:p>
        </w:tc>
        <w:tc>
          <w:tcPr>
            <w:tcW w:w="2884" w:type="dxa"/>
            <w:shd w:val="clear" w:color="auto" w:fill="FBE4D5" w:themeFill="accent2" w:themeFillTint="33"/>
          </w:tcPr>
          <w:p w14:paraId="613603D5" w14:textId="00068E14" w:rsidR="00055E91" w:rsidRDefault="00DD1025" w:rsidP="00055E91">
            <w:pPr>
              <w:spacing w:afterLines="50" w:after="120"/>
              <w:rPr>
                <w:rFonts w:ascii="DFKai-SB" w:hAnsi="DFKai-SB"/>
              </w:rPr>
            </w:pPr>
            <w:r w:rsidRPr="00DD1025">
              <w:rPr>
                <w:rFonts w:ascii="DFKai-SB" w:hAnsi="DFKai-SB" w:hint="eastAsia"/>
              </w:rPr>
              <w:t>目前物理模型仍以簡化碰撞模型為主，尚未完整納入旋轉、摩擦與擊球力度</w:t>
            </w:r>
          </w:p>
        </w:tc>
      </w:tr>
    </w:tbl>
    <w:p w14:paraId="4D665308" w14:textId="39DCB98E" w:rsidR="009F14CC" w:rsidRPr="009F14CC" w:rsidRDefault="009F14CC" w:rsidP="002B34EB">
      <w:pPr>
        <w:spacing w:beforeLines="50" w:before="120" w:afterLines="50" w:after="120"/>
        <w:ind w:firstLineChars="200" w:firstLine="500"/>
        <w:rPr>
          <w:rFonts w:ascii="DFKai-SB" w:hAnsi="DFKai-SB"/>
        </w:rPr>
      </w:pPr>
      <w:r w:rsidRPr="009F14CC">
        <w:rPr>
          <w:rFonts w:ascii="DFKai-SB" w:hAnsi="DFKai-SB" w:hint="eastAsia"/>
        </w:rPr>
        <w:t>由</w:t>
      </w:r>
      <w:r w:rsidRPr="009F14CC">
        <w:rPr>
          <w:rFonts w:ascii="DFKai-SB" w:hAnsi="DFKai-SB" w:hint="eastAsia"/>
        </w:rPr>
        <w:t xml:space="preserve"> Table 1 </w:t>
      </w:r>
      <w:r w:rsidRPr="009F14CC">
        <w:rPr>
          <w:rFonts w:ascii="DFKai-SB" w:hAnsi="DFKai-SB" w:hint="eastAsia"/>
        </w:rPr>
        <w:t>可知，前人研究已能針對撞球場景提供出</w:t>
      </w:r>
      <w:proofErr w:type="gramStart"/>
      <w:r w:rsidRPr="009F14CC">
        <w:rPr>
          <w:rFonts w:ascii="DFKai-SB" w:hAnsi="DFKai-SB" w:hint="eastAsia"/>
        </w:rPr>
        <w:t>桿</w:t>
      </w:r>
      <w:proofErr w:type="gramEnd"/>
      <w:r w:rsidRPr="009F14CC">
        <w:rPr>
          <w:rFonts w:ascii="DFKai-SB" w:hAnsi="DFKai-SB" w:hint="eastAsia"/>
        </w:rPr>
        <w:t>穩定偵測、球體定位或擊球策略建議，但多數研究仍偏向單一功能或特定情境。</w:t>
      </w:r>
      <w:r w:rsidRPr="009F14CC">
        <w:rPr>
          <w:rFonts w:ascii="DFKai-SB" w:hAnsi="DFKai-SB" w:hint="eastAsia"/>
        </w:rPr>
        <w:t xml:space="preserve">Yang </w:t>
      </w:r>
      <w:r w:rsidRPr="009F14CC">
        <w:rPr>
          <w:rFonts w:ascii="DFKai-SB" w:hAnsi="DFKai-SB" w:hint="eastAsia"/>
        </w:rPr>
        <w:t>與</w:t>
      </w:r>
      <w:r w:rsidRPr="009F14CC">
        <w:rPr>
          <w:rFonts w:ascii="DFKai-SB" w:hAnsi="DFKai-SB" w:hint="eastAsia"/>
        </w:rPr>
        <w:t xml:space="preserve"> Yan</w:t>
      </w:r>
      <w:r w:rsidRPr="009F14CC">
        <w:rPr>
          <w:rFonts w:ascii="DFKai-SB" w:hAnsi="DFKai-SB" w:hint="eastAsia"/>
        </w:rPr>
        <w:t>（</w:t>
      </w:r>
      <w:r w:rsidRPr="009F14CC">
        <w:rPr>
          <w:rFonts w:ascii="DFKai-SB" w:hAnsi="DFKai-SB" w:hint="eastAsia"/>
        </w:rPr>
        <w:t>2023</w:t>
      </w:r>
      <w:r w:rsidRPr="009F14CC">
        <w:rPr>
          <w:rFonts w:ascii="DFKai-SB" w:hAnsi="DFKai-SB" w:hint="eastAsia"/>
        </w:rPr>
        <w:t>）著重於選手出</w:t>
      </w:r>
      <w:proofErr w:type="gramStart"/>
      <w:r w:rsidRPr="009F14CC">
        <w:rPr>
          <w:rFonts w:ascii="DFKai-SB" w:hAnsi="DFKai-SB" w:hint="eastAsia"/>
        </w:rPr>
        <w:t>桿</w:t>
      </w:r>
      <w:proofErr w:type="gramEnd"/>
      <w:r w:rsidRPr="009F14CC">
        <w:rPr>
          <w:rFonts w:ascii="DFKai-SB" w:hAnsi="DFKai-SB" w:hint="eastAsia"/>
        </w:rPr>
        <w:t>動作穩定性，適合用於動作修正；</w:t>
      </w:r>
      <w:r w:rsidRPr="009F14CC">
        <w:rPr>
          <w:rFonts w:ascii="DFKai-SB" w:hAnsi="DFKai-SB" w:hint="eastAsia"/>
        </w:rPr>
        <w:t xml:space="preserve">Silva </w:t>
      </w:r>
      <w:r w:rsidRPr="009F14CC">
        <w:rPr>
          <w:rFonts w:ascii="DFKai-SB" w:hAnsi="DFKai-SB" w:hint="eastAsia"/>
        </w:rPr>
        <w:t>等人（</w:t>
      </w:r>
      <w:r w:rsidRPr="009F14CC">
        <w:rPr>
          <w:rFonts w:ascii="DFKai-SB" w:hAnsi="DFKai-SB" w:hint="eastAsia"/>
        </w:rPr>
        <w:t>2024</w:t>
      </w:r>
      <w:r w:rsidRPr="009F14CC">
        <w:rPr>
          <w:rFonts w:ascii="DFKai-SB" w:hAnsi="DFKai-SB" w:hint="eastAsia"/>
        </w:rPr>
        <w:t>）則將即時偵測結果應用</w:t>
      </w:r>
      <w:proofErr w:type="gramStart"/>
      <w:r w:rsidRPr="009F14CC">
        <w:rPr>
          <w:rFonts w:ascii="DFKai-SB" w:hAnsi="DFKai-SB" w:hint="eastAsia"/>
        </w:rPr>
        <w:t>於清台策略</w:t>
      </w:r>
      <w:proofErr w:type="gramEnd"/>
      <w:r w:rsidRPr="009F14CC">
        <w:rPr>
          <w:rFonts w:ascii="DFKai-SB" w:hAnsi="DFKai-SB" w:hint="eastAsia"/>
        </w:rPr>
        <w:t>，強調比賽中的決策輔助；</w:t>
      </w:r>
      <w:r w:rsidRPr="009F14CC">
        <w:rPr>
          <w:rFonts w:ascii="DFKai-SB" w:hAnsi="DFKai-SB" w:hint="eastAsia"/>
        </w:rPr>
        <w:t xml:space="preserve">Schiøtt </w:t>
      </w:r>
      <w:r w:rsidRPr="009F14CC">
        <w:rPr>
          <w:rFonts w:ascii="DFKai-SB" w:hAnsi="DFKai-SB" w:hint="eastAsia"/>
        </w:rPr>
        <w:t>等人（</w:t>
      </w:r>
      <w:r w:rsidRPr="009F14CC">
        <w:rPr>
          <w:rFonts w:ascii="DFKai-SB" w:hAnsi="DFKai-SB" w:hint="eastAsia"/>
        </w:rPr>
        <w:t>2025</w:t>
      </w:r>
      <w:r w:rsidRPr="009F14CC">
        <w:rPr>
          <w:rFonts w:ascii="DFKai-SB" w:hAnsi="DFKai-SB" w:hint="eastAsia"/>
        </w:rPr>
        <w:t>）進一步將球桌影像分析與</w:t>
      </w:r>
      <w:r w:rsidRPr="009F14CC">
        <w:rPr>
          <w:rFonts w:ascii="DFKai-SB" w:hAnsi="DFKai-SB" w:hint="eastAsia"/>
        </w:rPr>
        <w:t xml:space="preserve"> AI </w:t>
      </w:r>
      <w:r w:rsidRPr="009F14CC">
        <w:rPr>
          <w:rFonts w:ascii="DFKai-SB" w:hAnsi="DFKai-SB" w:hint="eastAsia"/>
        </w:rPr>
        <w:t>擊球建議結合，展現智慧教練系統的發展方向。</w:t>
      </w:r>
    </w:p>
    <w:p w14:paraId="44398615" w14:textId="74BF65C8" w:rsidR="009F14CC" w:rsidRPr="009F14CC" w:rsidRDefault="009F14CC" w:rsidP="002B34EB">
      <w:pPr>
        <w:spacing w:afterLines="50" w:after="120"/>
        <w:ind w:firstLineChars="200" w:firstLine="500"/>
        <w:rPr>
          <w:rFonts w:ascii="DFKai-SB" w:hAnsi="DFKai-SB"/>
        </w:rPr>
      </w:pPr>
      <w:r w:rsidRPr="009F14CC">
        <w:rPr>
          <w:rFonts w:ascii="DFKai-SB" w:hAnsi="DFKai-SB" w:hint="eastAsia"/>
        </w:rPr>
        <w:t>本專題之研究定位在於整合上述方向，建立一套可實際操作的撞球即時分析與策略輔助系統。系統不僅進行球體偵測，也將偵測結果提供給路徑規劃、物理軌跡預測、</w:t>
      </w:r>
      <w:r w:rsidRPr="009F14CC">
        <w:rPr>
          <w:rFonts w:ascii="DFKai-SB" w:hAnsi="DFKai-SB" w:hint="eastAsia"/>
        </w:rPr>
        <w:t xml:space="preserve">AR </w:t>
      </w:r>
      <w:r w:rsidRPr="009F14CC">
        <w:rPr>
          <w:rFonts w:ascii="DFKai-SB" w:hAnsi="DFKai-SB" w:hint="eastAsia"/>
        </w:rPr>
        <w:t>投影與</w:t>
      </w:r>
      <w:r w:rsidRPr="009F14CC">
        <w:rPr>
          <w:rFonts w:ascii="DFKai-SB" w:hAnsi="DFKai-SB" w:hint="eastAsia"/>
        </w:rPr>
        <w:t xml:space="preserve"> AI Coach </w:t>
      </w:r>
      <w:r w:rsidRPr="009F14CC">
        <w:rPr>
          <w:rFonts w:ascii="DFKai-SB" w:hAnsi="DFKai-SB" w:hint="eastAsia"/>
        </w:rPr>
        <w:t>模組，使使用者能同時獲得視覺化輔助與文字化建議。</w:t>
      </w:r>
      <w:proofErr w:type="gramStart"/>
      <w:r w:rsidRPr="009F14CC">
        <w:rPr>
          <w:rFonts w:ascii="DFKai-SB" w:hAnsi="DFKai-SB" w:hint="eastAsia"/>
        </w:rPr>
        <w:t>此外，</w:t>
      </w:r>
      <w:proofErr w:type="gramEnd"/>
      <w:r w:rsidRPr="009F14CC">
        <w:rPr>
          <w:rFonts w:ascii="DFKai-SB" w:hAnsi="DFKai-SB" w:hint="eastAsia"/>
        </w:rPr>
        <w:t>本系統</w:t>
      </w:r>
      <w:r w:rsidRPr="009F14CC">
        <w:rPr>
          <w:rFonts w:ascii="DFKai-SB" w:hAnsi="DFKai-SB" w:hint="eastAsia"/>
        </w:rPr>
        <w:lastRenderedPageBreak/>
        <w:t>加入錄影回放與練習、比賽模式，使分析結果不僅能用於即時輔助，也能用於事後檢討與訓練紀錄保存。</w:t>
      </w:r>
    </w:p>
    <w:p w14:paraId="3D9BAEFB" w14:textId="7F1248AB" w:rsidR="00055E91" w:rsidRPr="00055E91" w:rsidRDefault="009F14CC" w:rsidP="002B34EB">
      <w:pPr>
        <w:spacing w:afterLines="100" w:after="240"/>
        <w:ind w:firstLineChars="200" w:firstLine="500"/>
        <w:rPr>
          <w:rFonts w:ascii="DFKai-SB" w:hAnsi="DFKai-SB"/>
        </w:rPr>
      </w:pPr>
      <w:r w:rsidRPr="009F14CC">
        <w:rPr>
          <w:rFonts w:ascii="DFKai-SB" w:hAnsi="DFKai-SB" w:hint="eastAsia"/>
        </w:rPr>
        <w:t>因此，相較於前人研究，本專題的主要特色並非只在於單一模型或單一演算法的改良，而是將即時偵測、路徑分析、互動介面、投影輔助與智慧建議整合為完整系統。此設計更貼近實際撞球訓練情境，能協助使用者從「看見球的位置」進一步到「理解球路」、「選擇策略」與「回顧訓練表現」。</w:t>
      </w:r>
    </w:p>
    <w:p w14:paraId="19A28A9E" w14:textId="70E4E75C" w:rsidR="00740167" w:rsidRPr="004F0EF7" w:rsidRDefault="00C82240" w:rsidP="00B029B2">
      <w:pPr>
        <w:spacing w:afterLines="50" w:after="120"/>
        <w:rPr>
          <w:rFonts w:ascii="DFKai-SB" w:hAnsi="DFKai-SB"/>
          <w:b/>
          <w:sz w:val="32"/>
          <w:szCs w:val="32"/>
        </w:rPr>
      </w:pPr>
      <w:r>
        <w:rPr>
          <w:rFonts w:ascii="DFKai-SB" w:hAnsi="DFKai-SB" w:hint="eastAsia"/>
          <w:b/>
          <w:sz w:val="32"/>
          <w:szCs w:val="32"/>
        </w:rPr>
        <w:t>四</w:t>
      </w:r>
      <w:r w:rsidR="00740167" w:rsidRPr="004F0EF7">
        <w:rPr>
          <w:rFonts w:ascii="DFKai-SB" w:hAnsi="DFKai-SB" w:hint="eastAsia"/>
          <w:b/>
          <w:sz w:val="32"/>
          <w:szCs w:val="32"/>
        </w:rPr>
        <w:t>、系統需求與研究方法</w:t>
      </w:r>
    </w:p>
    <w:p w14:paraId="7620721E" w14:textId="77A9D52A" w:rsidR="008B6F4C" w:rsidRDefault="008B6F4C" w:rsidP="002B34EB">
      <w:pPr>
        <w:spacing w:afterLines="50" w:after="120"/>
        <w:ind w:firstLineChars="200" w:firstLine="500"/>
        <w:rPr>
          <w:rFonts w:ascii="DFKai-SB" w:hAnsi="DFKai-SB" w:cs="PMingLiU"/>
        </w:rPr>
      </w:pPr>
      <w:r w:rsidRPr="008B6F4C">
        <w:rPr>
          <w:rFonts w:ascii="DFKai-SB" w:hAnsi="DFKai-SB" w:cs="PMingLiU" w:hint="eastAsia"/>
        </w:rPr>
        <w:t>本專題以「撞球即時分析與策略輔助系統」為研究主題，主要目標是建立一套能夠即時擷取球桌影像、辨識球體位置、分析擊球路徑，並將分析結果以桌面操作介面、投影畫面與手機端的輔助平台。為達成此目標，本研究先針對使用情境進行需求分析，確認系統需同時滿足操作人員監控、選手視覺輔助與使用者行動端查看三種需求，接著依據功能需求規劃系統架構、模組分工與資料傳輸流程，最後透過實作與測試驗證系統可行性。</w:t>
      </w:r>
    </w:p>
    <w:p w14:paraId="2F032CB3" w14:textId="5733B7D6" w:rsidR="00B029B2" w:rsidRPr="004F0EF7" w:rsidRDefault="00B029B2" w:rsidP="00B029B2">
      <w:pPr>
        <w:spacing w:afterLines="50" w:after="120"/>
        <w:rPr>
          <w:rFonts w:ascii="DFKai-SB" w:hAnsi="DFKai-SB" w:cs="PMingLiU"/>
          <w:b/>
          <w:sz w:val="28"/>
          <w:szCs w:val="28"/>
        </w:rPr>
      </w:pPr>
      <w:r w:rsidRPr="004F0EF7">
        <w:rPr>
          <w:rFonts w:ascii="DFKai-SB" w:hAnsi="DFKai-SB" w:cs="PMingLiU" w:hint="eastAsia"/>
          <w:b/>
          <w:sz w:val="28"/>
          <w:szCs w:val="28"/>
        </w:rPr>
        <w:t>(</w:t>
      </w:r>
      <w:proofErr w:type="gramStart"/>
      <w:r w:rsidRPr="004F0EF7">
        <w:rPr>
          <w:rFonts w:ascii="DFKai-SB" w:hAnsi="DFKai-SB" w:cs="PMingLiU" w:hint="eastAsia"/>
          <w:b/>
          <w:sz w:val="28"/>
          <w:szCs w:val="28"/>
        </w:rPr>
        <w:t>一</w:t>
      </w:r>
      <w:proofErr w:type="gramEnd"/>
      <w:r w:rsidRPr="004F0EF7">
        <w:rPr>
          <w:rFonts w:ascii="DFKai-SB" w:hAnsi="DFKai-SB" w:cs="PMingLiU" w:hint="eastAsia"/>
          <w:b/>
          <w:sz w:val="28"/>
          <w:szCs w:val="28"/>
        </w:rPr>
        <w:t xml:space="preserve">) </w:t>
      </w:r>
      <w:r w:rsidRPr="004F0EF7">
        <w:rPr>
          <w:rFonts w:ascii="DFKai-SB" w:hAnsi="DFKai-SB" w:cs="PMingLiU" w:hint="eastAsia"/>
          <w:b/>
          <w:sz w:val="28"/>
          <w:szCs w:val="28"/>
        </w:rPr>
        <w:t>系統需求分析</w:t>
      </w:r>
    </w:p>
    <w:p w14:paraId="05139F1C" w14:textId="5B6F8FE2" w:rsidR="008B6F4C" w:rsidRPr="008B6F4C" w:rsidRDefault="008B6F4C" w:rsidP="002B34EB">
      <w:pPr>
        <w:spacing w:afterLines="50" w:after="120"/>
        <w:ind w:firstLineChars="200" w:firstLine="500"/>
        <w:rPr>
          <w:rFonts w:ascii="DFKai-SB" w:hAnsi="DFKai-SB" w:cs="PMingLiU"/>
        </w:rPr>
      </w:pPr>
      <w:r w:rsidRPr="008B6F4C">
        <w:rPr>
          <w:rFonts w:ascii="DFKai-SB" w:hAnsi="DFKai-SB" w:cs="PMingLiU" w:hint="eastAsia"/>
        </w:rPr>
        <w:t>本系統的應用情境主要為撞球訓練、擊球輔助與訓練資料追蹤。使用者在操作系統時，需能透過攝影機取得球桌影像，並由系統自動偵測母球與目標球的位置，再根據球體位置與碰撞方向推算可能的擊球軌跡。分析結果除了要能顯示於桌面操作介面中，也需能透過投影視圖呈現在球桌上，使選手能更直觀地理解擊球方向與球體運動路徑。</w:t>
      </w:r>
      <w:proofErr w:type="gramStart"/>
      <w:r w:rsidRPr="008B6F4C">
        <w:rPr>
          <w:rFonts w:ascii="DFKai-SB" w:hAnsi="DFKai-SB" w:cs="PMingLiU" w:hint="eastAsia"/>
        </w:rPr>
        <w:t>此外，</w:t>
      </w:r>
      <w:proofErr w:type="gramEnd"/>
      <w:r w:rsidRPr="008B6F4C">
        <w:rPr>
          <w:rFonts w:ascii="DFKai-SB" w:hAnsi="DFKai-SB" w:cs="PMingLiU" w:hint="eastAsia"/>
        </w:rPr>
        <w:t>使用者也需能透過手機端</w:t>
      </w:r>
      <w:r w:rsidRPr="008B6F4C">
        <w:rPr>
          <w:rFonts w:ascii="DFKai-SB" w:hAnsi="DFKai-SB" w:cs="PMingLiU" w:hint="eastAsia"/>
        </w:rPr>
        <w:t xml:space="preserve"> PWA </w:t>
      </w:r>
      <w:r w:rsidRPr="008B6F4C">
        <w:rPr>
          <w:rFonts w:ascii="DFKai-SB" w:hAnsi="DFKai-SB" w:cs="PMingLiU" w:hint="eastAsia"/>
        </w:rPr>
        <w:t>查看個人資料、數據看板、社群動態、好友互動與</w:t>
      </w:r>
      <w:r w:rsidRPr="008B6F4C">
        <w:rPr>
          <w:rFonts w:ascii="DFKai-SB" w:hAnsi="DFKai-SB" w:cs="PMingLiU" w:hint="eastAsia"/>
        </w:rPr>
        <w:t xml:space="preserve"> AI </w:t>
      </w:r>
      <w:r w:rsidRPr="008B6F4C">
        <w:rPr>
          <w:rFonts w:ascii="DFKai-SB" w:hAnsi="DFKai-SB" w:cs="PMingLiU" w:hint="eastAsia"/>
        </w:rPr>
        <w:t>教練聊天室，使系統從現場輔助延伸至日常訓練紀錄與互動。</w:t>
      </w:r>
    </w:p>
    <w:p w14:paraId="5CCBA68C"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依據上述使用情境，本系統需求可分為功能需求與非功能需求兩部分。在功能需求方面，系統需具備即時影像擷取、球體偵測、球桌區域分析、軌跡預測、前後端即時通訊、攝影機設備管理、系統狀態監控、投影輔助顯示、錄影回放、統計分析、</w:t>
      </w:r>
      <w:r w:rsidRPr="008B6F4C">
        <w:rPr>
          <w:rFonts w:ascii="DFKai-SB" w:hAnsi="DFKai-SB" w:cs="PMingLiU" w:hint="eastAsia"/>
        </w:rPr>
        <w:t xml:space="preserve">AI Coach </w:t>
      </w:r>
      <w:r w:rsidRPr="008B6F4C">
        <w:rPr>
          <w:rFonts w:ascii="DFKai-SB" w:hAnsi="DFKai-SB" w:cs="PMingLiU" w:hint="eastAsia"/>
        </w:rPr>
        <w:t>輔助建議，以及手機端</w:t>
      </w:r>
      <w:r w:rsidRPr="008B6F4C">
        <w:rPr>
          <w:rFonts w:ascii="DFKai-SB" w:hAnsi="DFKai-SB" w:cs="PMingLiU" w:hint="eastAsia"/>
        </w:rPr>
        <w:t xml:space="preserve"> PWA </w:t>
      </w:r>
      <w:r w:rsidRPr="008B6F4C">
        <w:rPr>
          <w:rFonts w:ascii="DFKai-SB" w:hAnsi="DFKai-SB" w:cs="PMingLiU" w:hint="eastAsia"/>
        </w:rPr>
        <w:t>遠端存取等功能。其中，後端負責影像處理、</w:t>
      </w:r>
      <w:r w:rsidRPr="008B6F4C">
        <w:rPr>
          <w:rFonts w:ascii="DFKai-SB" w:hAnsi="DFKai-SB" w:cs="PMingLiU" w:hint="eastAsia"/>
        </w:rPr>
        <w:t xml:space="preserve">YOLO </w:t>
      </w:r>
      <w:r w:rsidRPr="008B6F4C">
        <w:rPr>
          <w:rFonts w:ascii="DFKai-SB" w:hAnsi="DFKai-SB" w:cs="PMingLiU" w:hint="eastAsia"/>
        </w:rPr>
        <w:t>模型推論、物理軌跡計算、錄影資料管理、</w:t>
      </w:r>
      <w:r w:rsidRPr="008B6F4C">
        <w:rPr>
          <w:rFonts w:ascii="DFKai-SB" w:hAnsi="DFKai-SB" w:cs="PMingLiU" w:hint="eastAsia"/>
        </w:rPr>
        <w:t xml:space="preserve">AI Coach </w:t>
      </w:r>
      <w:r w:rsidRPr="008B6F4C">
        <w:rPr>
          <w:rFonts w:ascii="DFKai-SB" w:hAnsi="DFKai-SB" w:cs="PMingLiU" w:hint="eastAsia"/>
        </w:rPr>
        <w:t>資料整理與</w:t>
      </w:r>
      <w:r w:rsidRPr="008B6F4C">
        <w:rPr>
          <w:rFonts w:ascii="DFKai-SB" w:hAnsi="DFKai-SB" w:cs="PMingLiU" w:hint="eastAsia"/>
        </w:rPr>
        <w:t xml:space="preserve"> API </w:t>
      </w:r>
      <w:r w:rsidRPr="008B6F4C">
        <w:rPr>
          <w:rFonts w:ascii="DFKai-SB" w:hAnsi="DFKai-SB" w:cs="PMingLiU" w:hint="eastAsia"/>
        </w:rPr>
        <w:t>控制；桌面前端則負責呈現即時影像、分析結果、操作控制元件與投影相關畫面；手機端</w:t>
      </w:r>
      <w:r w:rsidRPr="008B6F4C">
        <w:rPr>
          <w:rFonts w:ascii="DFKai-SB" w:hAnsi="DFKai-SB" w:cs="PMingLiU" w:hint="eastAsia"/>
        </w:rPr>
        <w:t xml:space="preserve"> PWA </w:t>
      </w:r>
      <w:r w:rsidRPr="008B6F4C">
        <w:rPr>
          <w:rFonts w:ascii="DFKai-SB" w:hAnsi="DFKai-SB" w:cs="PMingLiU" w:hint="eastAsia"/>
        </w:rPr>
        <w:t>則負責呈現個人數據、社群互動、好友</w:t>
      </w:r>
      <w:r w:rsidRPr="008B6F4C">
        <w:rPr>
          <w:rFonts w:ascii="DFKai-SB" w:hAnsi="DFKai-SB" w:cs="PMingLiU" w:hint="eastAsia"/>
        </w:rPr>
        <w:t xml:space="preserve"> QR Code</w:t>
      </w:r>
      <w:r w:rsidRPr="008B6F4C">
        <w:rPr>
          <w:rFonts w:ascii="DFKai-SB" w:hAnsi="DFKai-SB" w:cs="PMingLiU" w:hint="eastAsia"/>
        </w:rPr>
        <w:t>、通知設定與</w:t>
      </w:r>
      <w:r w:rsidRPr="008B6F4C">
        <w:rPr>
          <w:rFonts w:ascii="DFKai-SB" w:hAnsi="DFKai-SB" w:cs="PMingLiU" w:hint="eastAsia"/>
        </w:rPr>
        <w:t xml:space="preserve"> AI </w:t>
      </w:r>
      <w:r w:rsidRPr="008B6F4C">
        <w:rPr>
          <w:rFonts w:ascii="DFKai-SB" w:hAnsi="DFKai-SB" w:cs="PMingLiU" w:hint="eastAsia"/>
        </w:rPr>
        <w:t>教練聊天室。</w:t>
      </w:r>
    </w:p>
    <w:p w14:paraId="2E62712B" w14:textId="77777777" w:rsid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非功能需求方面，系統需具備即時性、穩定性、可維護性、擴充性與跨裝置使用能力。由於撞球分析需即時反映球體位置與軌跡變化，因此影像串流與分析結果必須具備足夠的更新速度。系統也需支援攝影機切換、</w:t>
      </w:r>
      <w:r w:rsidRPr="008B6F4C">
        <w:rPr>
          <w:rFonts w:ascii="DFKai-SB" w:hAnsi="DFKai-SB" w:cs="PMingLiU" w:hint="eastAsia"/>
        </w:rPr>
        <w:t xml:space="preserve">YOLO </w:t>
      </w:r>
      <w:proofErr w:type="gramStart"/>
      <w:r w:rsidRPr="008B6F4C">
        <w:rPr>
          <w:rFonts w:ascii="DFKai-SB" w:hAnsi="DFKai-SB" w:cs="PMingLiU" w:hint="eastAsia"/>
        </w:rPr>
        <w:t>啟停</w:t>
      </w:r>
      <w:proofErr w:type="gramEnd"/>
      <w:r w:rsidRPr="008B6F4C">
        <w:rPr>
          <w:rFonts w:ascii="DFKai-SB" w:hAnsi="DFKai-SB" w:cs="PMingLiU" w:hint="eastAsia"/>
        </w:rPr>
        <w:t>、</w:t>
      </w:r>
      <w:r w:rsidRPr="008B6F4C">
        <w:rPr>
          <w:rFonts w:ascii="DFKai-SB" w:hAnsi="DFKai-SB" w:cs="PMingLiU" w:hint="eastAsia"/>
        </w:rPr>
        <w:t xml:space="preserve">AI Coach </w:t>
      </w:r>
      <w:r w:rsidRPr="008B6F4C">
        <w:rPr>
          <w:rFonts w:ascii="DFKai-SB" w:hAnsi="DFKai-SB" w:cs="PMingLiU" w:hint="eastAsia"/>
        </w:rPr>
        <w:t>暫停、手機端遠端連線與異常復原，以提升實際使用時的穩定性。</w:t>
      </w:r>
      <w:proofErr w:type="gramStart"/>
      <w:r w:rsidRPr="008B6F4C">
        <w:rPr>
          <w:rFonts w:ascii="DFKai-SB" w:hAnsi="DFKai-SB" w:cs="PMingLiU" w:hint="eastAsia"/>
        </w:rPr>
        <w:t>此外，</w:t>
      </w:r>
      <w:proofErr w:type="gramEnd"/>
      <w:r w:rsidRPr="008B6F4C">
        <w:rPr>
          <w:rFonts w:ascii="DFKai-SB" w:hAnsi="DFKai-SB" w:cs="PMingLiU" w:hint="eastAsia"/>
        </w:rPr>
        <w:t>為方便後續加入更完整的物理模型、旋轉參數、摩擦係數、策略推薦功能或個人化訓練分析，整體架構需採用模組化設計，降低各功能之間的耦合度。手機端則透過</w:t>
      </w:r>
      <w:r w:rsidRPr="008B6F4C">
        <w:rPr>
          <w:rFonts w:ascii="DFKai-SB" w:hAnsi="DFKai-SB" w:cs="PMingLiU" w:hint="eastAsia"/>
        </w:rPr>
        <w:t xml:space="preserve"> PWA </w:t>
      </w:r>
      <w:r w:rsidRPr="008B6F4C">
        <w:rPr>
          <w:rFonts w:ascii="DFKai-SB" w:hAnsi="DFKai-SB" w:cs="PMingLiU" w:hint="eastAsia"/>
        </w:rPr>
        <w:t>與</w:t>
      </w:r>
      <w:r w:rsidRPr="008B6F4C">
        <w:rPr>
          <w:rFonts w:ascii="DFKai-SB" w:hAnsi="DFKai-SB" w:cs="PMingLiU" w:hint="eastAsia"/>
        </w:rPr>
        <w:t xml:space="preserve"> Cloudflare Tunnel </w:t>
      </w:r>
      <w:r w:rsidRPr="008B6F4C">
        <w:rPr>
          <w:rFonts w:ascii="DFKai-SB" w:hAnsi="DFKai-SB" w:cs="PMingLiU" w:hint="eastAsia"/>
        </w:rPr>
        <w:t>提供</w:t>
      </w:r>
      <w:r w:rsidRPr="008B6F4C">
        <w:rPr>
          <w:rFonts w:ascii="DFKai-SB" w:hAnsi="DFKai-SB" w:cs="PMingLiU" w:hint="eastAsia"/>
        </w:rPr>
        <w:t xml:space="preserve"> HTTPS </w:t>
      </w:r>
      <w:r w:rsidRPr="008B6F4C">
        <w:rPr>
          <w:rFonts w:ascii="DFKai-SB" w:hAnsi="DFKai-SB" w:cs="PMingLiU" w:hint="eastAsia"/>
        </w:rPr>
        <w:t>遠端存取，使使用者能以手機瀏覽器連接系統服務，不需額外安裝原生</w:t>
      </w:r>
      <w:r w:rsidRPr="008B6F4C">
        <w:rPr>
          <w:rFonts w:ascii="DFKai-SB" w:hAnsi="DFKai-SB" w:cs="PMingLiU" w:hint="eastAsia"/>
        </w:rPr>
        <w:t xml:space="preserve"> App</w:t>
      </w:r>
      <w:r w:rsidRPr="008B6F4C">
        <w:rPr>
          <w:rFonts w:ascii="DFKai-SB" w:hAnsi="DFKai-SB" w:cs="PMingLiU" w:hint="eastAsia"/>
        </w:rPr>
        <w:t>。</w:t>
      </w:r>
    </w:p>
    <w:p w14:paraId="3165AD4E" w14:textId="77777777" w:rsidR="008B6F4C" w:rsidRDefault="008B6F4C">
      <w:pPr>
        <w:rPr>
          <w:rFonts w:ascii="DFKai-SB" w:hAnsi="DFKai-SB" w:cs="PMingLiU"/>
        </w:rPr>
      </w:pPr>
      <w:r>
        <w:rPr>
          <w:rFonts w:ascii="DFKai-SB" w:hAnsi="DFKai-SB" w:cs="PMingLiU"/>
        </w:rPr>
        <w:br w:type="page"/>
      </w:r>
    </w:p>
    <w:p w14:paraId="6EAFA756" w14:textId="119C39E4" w:rsidR="00B029B2" w:rsidRPr="004F0EF7" w:rsidRDefault="00B029B2" w:rsidP="008B6F4C">
      <w:pPr>
        <w:spacing w:afterLines="50" w:after="120"/>
        <w:rPr>
          <w:rFonts w:ascii="DFKai-SB" w:hAnsi="DFKai-SB" w:cs="PMingLiU"/>
          <w:b/>
          <w:sz w:val="28"/>
          <w:szCs w:val="28"/>
        </w:rPr>
      </w:pPr>
      <w:r w:rsidRPr="004F0EF7">
        <w:rPr>
          <w:rFonts w:ascii="DFKai-SB" w:hAnsi="DFKai-SB" w:cs="PMingLiU" w:hint="eastAsia"/>
          <w:b/>
          <w:sz w:val="28"/>
          <w:szCs w:val="28"/>
        </w:rPr>
        <w:lastRenderedPageBreak/>
        <w:t>(</w:t>
      </w:r>
      <w:r w:rsidRPr="004F0EF7">
        <w:rPr>
          <w:rFonts w:ascii="DFKai-SB" w:hAnsi="DFKai-SB" w:cs="PMingLiU" w:hint="eastAsia"/>
          <w:b/>
          <w:sz w:val="28"/>
          <w:szCs w:val="28"/>
        </w:rPr>
        <w:t>二</w:t>
      </w:r>
      <w:r w:rsidRPr="004F0EF7">
        <w:rPr>
          <w:rFonts w:ascii="DFKai-SB" w:hAnsi="DFKai-SB" w:cs="PMingLiU" w:hint="eastAsia"/>
          <w:b/>
          <w:sz w:val="28"/>
          <w:szCs w:val="28"/>
        </w:rPr>
        <w:t xml:space="preserve">) </w:t>
      </w:r>
      <w:r w:rsidRPr="004F0EF7">
        <w:rPr>
          <w:rFonts w:ascii="DFKai-SB" w:hAnsi="DFKai-SB" w:cs="PMingLiU" w:hint="eastAsia"/>
          <w:b/>
          <w:sz w:val="28"/>
          <w:szCs w:val="28"/>
        </w:rPr>
        <w:t>研究方法</w:t>
      </w:r>
    </w:p>
    <w:p w14:paraId="244BFD2A" w14:textId="75605558" w:rsidR="008B6F4C" w:rsidRPr="008B6F4C" w:rsidRDefault="008B6F4C" w:rsidP="0071136D">
      <w:pPr>
        <w:spacing w:afterLines="50" w:after="120"/>
        <w:ind w:firstLineChars="200" w:firstLine="500"/>
        <w:rPr>
          <w:rFonts w:ascii="DFKai-SB" w:hAnsi="DFKai-SB" w:cs="PMingLiU"/>
        </w:rPr>
      </w:pPr>
      <w:r w:rsidRPr="008B6F4C">
        <w:rPr>
          <w:rFonts w:ascii="DFKai-SB" w:hAnsi="DFKai-SB" w:cs="PMingLiU" w:hint="eastAsia"/>
        </w:rPr>
        <w:t>本研究採用系統開發與實作研究方法，透過需求分析、架構設計、模組開發、系統整合與成果驗證等步驟，逐步完成撞球即時分析與策略輔助系統。</w:t>
      </w:r>
    </w:p>
    <w:p w14:paraId="123BE7A9"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需求分析階段，本研究依照撞球訓練情境，將使用者分為系統操作人員、選手與手機端使用者。操作人員需要查看攝影機畫面、系統狀態與分析結果；選手則需要簡潔且不干擾擊球的投影輔助；手機端使用者則需要查看個人數據、訓練成果、社群互動與</w:t>
      </w:r>
      <w:r w:rsidRPr="008B6F4C">
        <w:rPr>
          <w:rFonts w:ascii="DFKai-SB" w:hAnsi="DFKai-SB" w:cs="PMingLiU" w:hint="eastAsia"/>
        </w:rPr>
        <w:t xml:space="preserve"> AI Coach </w:t>
      </w:r>
      <w:r w:rsidRPr="008B6F4C">
        <w:rPr>
          <w:rFonts w:ascii="DFKai-SB" w:hAnsi="DFKai-SB" w:cs="PMingLiU" w:hint="eastAsia"/>
        </w:rPr>
        <w:t>回覆。因此，系統採用桌面監控畫面、投影畫面與手機端</w:t>
      </w:r>
      <w:r w:rsidRPr="008B6F4C">
        <w:rPr>
          <w:rFonts w:ascii="DFKai-SB" w:hAnsi="DFKai-SB" w:cs="PMingLiU" w:hint="eastAsia"/>
        </w:rPr>
        <w:t xml:space="preserve"> PWA </w:t>
      </w:r>
      <w:r w:rsidRPr="008B6F4C">
        <w:rPr>
          <w:rFonts w:ascii="DFKai-SB" w:hAnsi="DFKai-SB" w:cs="PMingLiU" w:hint="eastAsia"/>
        </w:rPr>
        <w:t>分離的設計，以滿足不同使用需求。</w:t>
      </w:r>
    </w:p>
    <w:p w14:paraId="1F33091A"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在系統設計階段，本研究採用前後端分離與模組化架構。桌面前端以</w:t>
      </w:r>
      <w:r w:rsidRPr="008B6F4C">
        <w:rPr>
          <w:rFonts w:ascii="DFKai-SB" w:hAnsi="DFKai-SB" w:cs="PMingLiU" w:hint="eastAsia"/>
        </w:rPr>
        <w:t xml:space="preserve"> React </w:t>
      </w:r>
      <w:r w:rsidRPr="008B6F4C">
        <w:rPr>
          <w:rFonts w:ascii="DFKai-SB" w:hAnsi="DFKai-SB" w:cs="PMingLiU" w:hint="eastAsia"/>
        </w:rPr>
        <w:t>與</w:t>
      </w:r>
      <w:r w:rsidRPr="008B6F4C">
        <w:rPr>
          <w:rFonts w:ascii="DFKai-SB" w:hAnsi="DFKai-SB" w:cs="PMingLiU" w:hint="eastAsia"/>
        </w:rPr>
        <w:t xml:space="preserve"> Vite </w:t>
      </w:r>
      <w:r w:rsidRPr="008B6F4C">
        <w:rPr>
          <w:rFonts w:ascii="DFKai-SB" w:hAnsi="DFKai-SB" w:cs="PMingLiU" w:hint="eastAsia"/>
        </w:rPr>
        <w:t>建立操作介面，後端以</w:t>
      </w:r>
      <w:r w:rsidRPr="008B6F4C">
        <w:rPr>
          <w:rFonts w:ascii="DFKai-SB" w:hAnsi="DFKai-SB" w:cs="PMingLiU" w:hint="eastAsia"/>
        </w:rPr>
        <w:t xml:space="preserve"> Python </w:t>
      </w:r>
      <w:r w:rsidRPr="008B6F4C">
        <w:rPr>
          <w:rFonts w:ascii="DFKai-SB" w:hAnsi="DFKai-SB" w:cs="PMingLiU" w:hint="eastAsia"/>
        </w:rPr>
        <w:t>與</w:t>
      </w:r>
      <w:r w:rsidRPr="008B6F4C">
        <w:rPr>
          <w:rFonts w:ascii="DFKai-SB" w:hAnsi="DFKai-SB" w:cs="PMingLiU" w:hint="eastAsia"/>
        </w:rPr>
        <w:t xml:space="preserve"> </w:t>
      </w:r>
      <w:proofErr w:type="spellStart"/>
      <w:r w:rsidRPr="008B6F4C">
        <w:rPr>
          <w:rFonts w:ascii="DFKai-SB" w:hAnsi="DFKai-SB" w:cs="PMingLiU" w:hint="eastAsia"/>
        </w:rPr>
        <w:t>FastAPI</w:t>
      </w:r>
      <w:proofErr w:type="spellEnd"/>
      <w:r w:rsidRPr="008B6F4C">
        <w:rPr>
          <w:rFonts w:ascii="DFKai-SB" w:hAnsi="DFKai-SB" w:cs="PMingLiU" w:hint="eastAsia"/>
        </w:rPr>
        <w:t xml:space="preserve"> </w:t>
      </w:r>
      <w:r w:rsidRPr="008B6F4C">
        <w:rPr>
          <w:rFonts w:ascii="DFKai-SB" w:hAnsi="DFKai-SB" w:cs="PMingLiU" w:hint="eastAsia"/>
        </w:rPr>
        <w:t>建立即時分析服務，並透過</w:t>
      </w:r>
      <w:r w:rsidRPr="008B6F4C">
        <w:rPr>
          <w:rFonts w:ascii="DFKai-SB" w:hAnsi="DFKai-SB" w:cs="PMingLiU" w:hint="eastAsia"/>
        </w:rPr>
        <w:t xml:space="preserve"> REST API</w:t>
      </w:r>
      <w:r w:rsidRPr="008B6F4C">
        <w:rPr>
          <w:rFonts w:ascii="DFKai-SB" w:hAnsi="DFKai-SB" w:cs="PMingLiU" w:hint="eastAsia"/>
        </w:rPr>
        <w:t>、</w:t>
      </w:r>
      <w:r w:rsidRPr="008B6F4C">
        <w:rPr>
          <w:rFonts w:ascii="DFKai-SB" w:hAnsi="DFKai-SB" w:cs="PMingLiU" w:hint="eastAsia"/>
        </w:rPr>
        <w:t xml:space="preserve">WebSocket </w:t>
      </w:r>
      <w:r w:rsidRPr="008B6F4C">
        <w:rPr>
          <w:rFonts w:ascii="DFKai-SB" w:hAnsi="DFKai-SB" w:cs="PMingLiU" w:hint="eastAsia"/>
        </w:rPr>
        <w:t>與</w:t>
      </w:r>
      <w:r w:rsidRPr="008B6F4C">
        <w:rPr>
          <w:rFonts w:ascii="DFKai-SB" w:hAnsi="DFKai-SB" w:cs="PMingLiU" w:hint="eastAsia"/>
        </w:rPr>
        <w:t xml:space="preserve"> MJPEG </w:t>
      </w:r>
      <w:r w:rsidRPr="008B6F4C">
        <w:rPr>
          <w:rFonts w:ascii="DFKai-SB" w:hAnsi="DFKai-SB" w:cs="PMingLiU" w:hint="eastAsia"/>
        </w:rPr>
        <w:t>串流完成系統控制、狀態傳輸與即時影像顯示。手機端則以</w:t>
      </w:r>
      <w:r w:rsidRPr="008B6F4C">
        <w:rPr>
          <w:rFonts w:ascii="DFKai-SB" w:hAnsi="DFKai-SB" w:cs="PMingLiU" w:hint="eastAsia"/>
        </w:rPr>
        <w:t xml:space="preserve"> PWA </w:t>
      </w:r>
      <w:r w:rsidRPr="008B6F4C">
        <w:rPr>
          <w:rFonts w:ascii="DFKai-SB" w:hAnsi="DFKai-SB" w:cs="PMingLiU" w:hint="eastAsia"/>
        </w:rPr>
        <w:t>形式提供行動化介面，並透過</w:t>
      </w:r>
      <w:r w:rsidRPr="008B6F4C">
        <w:rPr>
          <w:rFonts w:ascii="DFKai-SB" w:hAnsi="DFKai-SB" w:cs="PMingLiU" w:hint="eastAsia"/>
        </w:rPr>
        <w:t xml:space="preserve"> Cloudflare Tunnel </w:t>
      </w:r>
      <w:r w:rsidRPr="008B6F4C">
        <w:rPr>
          <w:rFonts w:ascii="DFKai-SB" w:hAnsi="DFKai-SB" w:cs="PMingLiU" w:hint="eastAsia"/>
        </w:rPr>
        <w:t>讓手機瀏覽器能以</w:t>
      </w:r>
      <w:r w:rsidRPr="008B6F4C">
        <w:rPr>
          <w:rFonts w:ascii="DFKai-SB" w:hAnsi="DFKai-SB" w:cs="PMingLiU" w:hint="eastAsia"/>
        </w:rPr>
        <w:t xml:space="preserve"> HTTPS </w:t>
      </w:r>
      <w:r w:rsidRPr="008B6F4C">
        <w:rPr>
          <w:rFonts w:ascii="DFKai-SB" w:hAnsi="DFKai-SB" w:cs="PMingLiU" w:hint="eastAsia"/>
        </w:rPr>
        <w:t>方式連接後端服務，使用數據看板、社群、好友</w:t>
      </w:r>
      <w:r w:rsidRPr="008B6F4C">
        <w:rPr>
          <w:rFonts w:ascii="DFKai-SB" w:hAnsi="DFKai-SB" w:cs="PMingLiU" w:hint="eastAsia"/>
        </w:rPr>
        <w:t xml:space="preserve"> QR Code </w:t>
      </w:r>
      <w:r w:rsidRPr="008B6F4C">
        <w:rPr>
          <w:rFonts w:ascii="DFKai-SB" w:hAnsi="DFKai-SB" w:cs="PMingLiU" w:hint="eastAsia"/>
        </w:rPr>
        <w:t>與</w:t>
      </w:r>
      <w:r w:rsidRPr="008B6F4C">
        <w:rPr>
          <w:rFonts w:ascii="DFKai-SB" w:hAnsi="DFKai-SB" w:cs="PMingLiU" w:hint="eastAsia"/>
        </w:rPr>
        <w:t xml:space="preserve"> AI </w:t>
      </w:r>
      <w:r w:rsidRPr="008B6F4C">
        <w:rPr>
          <w:rFonts w:ascii="DFKai-SB" w:hAnsi="DFKai-SB" w:cs="PMingLiU" w:hint="eastAsia"/>
        </w:rPr>
        <w:t>教練聊天室等功能。</w:t>
      </w:r>
    </w:p>
    <w:p w14:paraId="03F0E199"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在影像分析方法上，本研究使用</w:t>
      </w:r>
      <w:r w:rsidRPr="008B6F4C">
        <w:rPr>
          <w:rFonts w:ascii="DFKai-SB" w:hAnsi="DFKai-SB" w:cs="PMingLiU" w:hint="eastAsia"/>
        </w:rPr>
        <w:t xml:space="preserve"> YOLO </w:t>
      </w:r>
      <w:r w:rsidRPr="008B6F4C">
        <w:rPr>
          <w:rFonts w:ascii="DFKai-SB" w:hAnsi="DFKai-SB" w:cs="PMingLiU" w:hint="eastAsia"/>
        </w:rPr>
        <w:t>物件偵測模型進行球體辨識，透過攝影機影像取得球體位置資訊，並將偵測結果提供給後續的狀態分析、軌跡預測、投影輔助、錄影回放與</w:t>
      </w:r>
      <w:r w:rsidRPr="008B6F4C">
        <w:rPr>
          <w:rFonts w:ascii="DFKai-SB" w:hAnsi="DFKai-SB" w:cs="PMingLiU" w:hint="eastAsia"/>
        </w:rPr>
        <w:t xml:space="preserve"> AI Coach </w:t>
      </w:r>
      <w:r w:rsidRPr="008B6F4C">
        <w:rPr>
          <w:rFonts w:ascii="DFKai-SB" w:hAnsi="DFKai-SB" w:cs="PMingLiU" w:hint="eastAsia"/>
        </w:rPr>
        <w:t>模組。為了維持即時性，系統採用非同步事件</w:t>
      </w:r>
      <w:proofErr w:type="gramStart"/>
      <w:r w:rsidRPr="008B6F4C">
        <w:rPr>
          <w:rFonts w:ascii="DFKai-SB" w:hAnsi="DFKai-SB" w:cs="PMingLiU" w:hint="eastAsia"/>
        </w:rPr>
        <w:t>迴</w:t>
      </w:r>
      <w:proofErr w:type="gramEnd"/>
      <w:r w:rsidRPr="008B6F4C">
        <w:rPr>
          <w:rFonts w:ascii="DFKai-SB" w:hAnsi="DFKai-SB" w:cs="PMingLiU" w:hint="eastAsia"/>
        </w:rPr>
        <w:t>圈搭配執行</w:t>
      </w:r>
      <w:proofErr w:type="gramStart"/>
      <w:r w:rsidRPr="008B6F4C">
        <w:rPr>
          <w:rFonts w:ascii="DFKai-SB" w:hAnsi="DFKai-SB" w:cs="PMingLiU" w:hint="eastAsia"/>
        </w:rPr>
        <w:t>緒</w:t>
      </w:r>
      <w:proofErr w:type="gramEnd"/>
      <w:r w:rsidRPr="008B6F4C">
        <w:rPr>
          <w:rFonts w:ascii="DFKai-SB" w:hAnsi="DFKai-SB" w:cs="PMingLiU" w:hint="eastAsia"/>
        </w:rPr>
        <w:t>池的方式處理影像擷取、模型推論與影像編碼等工作，避免高負載運算阻塞即時通訊流程。</w:t>
      </w:r>
    </w:p>
    <w:p w14:paraId="4B0B5212"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軌跡預測方法上，本研究以撞球基本物理原理為基礎，採用理想彈性碰撞模型推算母球與目標球碰撞後的運動方向。系統根據母球與目標球的圓心位置計算碰撞法線方向，並將母球速度向量分解為法線方向與切線方向分量，以推估碰撞後母球與目標球的速度方向。此模型目前先忽略球體旋轉、桌面摩擦與非理想彈性損失，作為系統軌跡預測的基礎版本。</w:t>
      </w:r>
    </w:p>
    <w:p w14:paraId="0C584BD1" w14:textId="77777777" w:rsidR="008B6F4C" w:rsidRPr="008B6F4C" w:rsidRDefault="008B6F4C" w:rsidP="008B6F4C">
      <w:pPr>
        <w:spacing w:afterLines="50" w:after="120"/>
        <w:ind w:firstLineChars="200" w:firstLine="500"/>
        <w:rPr>
          <w:rFonts w:ascii="DFKai-SB" w:hAnsi="DFKai-SB" w:cs="PMingLiU"/>
        </w:rPr>
      </w:pPr>
      <w:r w:rsidRPr="008B6F4C">
        <w:rPr>
          <w:rFonts w:ascii="DFKai-SB" w:hAnsi="DFKai-SB" w:cs="PMingLiU" w:hint="eastAsia"/>
        </w:rPr>
        <w:t>在行動端與資料互動方法上，本研究以</w:t>
      </w:r>
      <w:r w:rsidRPr="008B6F4C">
        <w:rPr>
          <w:rFonts w:ascii="DFKai-SB" w:hAnsi="DFKai-SB" w:cs="PMingLiU" w:hint="eastAsia"/>
        </w:rPr>
        <w:t xml:space="preserve"> PWA </w:t>
      </w:r>
      <w:r w:rsidRPr="008B6F4C">
        <w:rPr>
          <w:rFonts w:ascii="DFKai-SB" w:hAnsi="DFKai-SB" w:cs="PMingLiU" w:hint="eastAsia"/>
        </w:rPr>
        <w:t>作為手機端呈現方式，透過</w:t>
      </w:r>
      <w:r w:rsidRPr="008B6F4C">
        <w:rPr>
          <w:rFonts w:ascii="DFKai-SB" w:hAnsi="DFKai-SB" w:cs="PMingLiU" w:hint="eastAsia"/>
        </w:rPr>
        <w:t xml:space="preserve"> Cloudflare Tunnel </w:t>
      </w:r>
      <w:r w:rsidRPr="008B6F4C">
        <w:rPr>
          <w:rFonts w:ascii="DFKai-SB" w:hAnsi="DFKai-SB" w:cs="PMingLiU" w:hint="eastAsia"/>
        </w:rPr>
        <w:t>提供外部</w:t>
      </w:r>
      <w:r w:rsidRPr="008B6F4C">
        <w:rPr>
          <w:rFonts w:ascii="DFKai-SB" w:hAnsi="DFKai-SB" w:cs="PMingLiU" w:hint="eastAsia"/>
        </w:rPr>
        <w:t xml:space="preserve"> HTTPS </w:t>
      </w:r>
      <w:r w:rsidRPr="008B6F4C">
        <w:rPr>
          <w:rFonts w:ascii="DFKai-SB" w:hAnsi="DFKai-SB" w:cs="PMingLiU" w:hint="eastAsia"/>
        </w:rPr>
        <w:t>存取，使手機瀏覽器能連接系統後端。手機端主要透過</w:t>
      </w:r>
      <w:r w:rsidRPr="008B6F4C">
        <w:rPr>
          <w:rFonts w:ascii="DFKai-SB" w:hAnsi="DFKai-SB" w:cs="PMingLiU" w:hint="eastAsia"/>
        </w:rPr>
        <w:t xml:space="preserve"> API </w:t>
      </w:r>
      <w:r w:rsidRPr="008B6F4C">
        <w:rPr>
          <w:rFonts w:ascii="DFKai-SB" w:hAnsi="DFKai-SB" w:cs="PMingLiU" w:hint="eastAsia"/>
        </w:rPr>
        <w:t>取得個人資料、數據看板、社</w:t>
      </w:r>
      <w:proofErr w:type="gramStart"/>
      <w:r w:rsidRPr="008B6F4C">
        <w:rPr>
          <w:rFonts w:ascii="DFKai-SB" w:hAnsi="DFKai-SB" w:cs="PMingLiU" w:hint="eastAsia"/>
        </w:rPr>
        <w:t>群貼文</w:t>
      </w:r>
      <w:proofErr w:type="gramEnd"/>
      <w:r w:rsidRPr="008B6F4C">
        <w:rPr>
          <w:rFonts w:ascii="DFKai-SB" w:hAnsi="DFKai-SB" w:cs="PMingLiU" w:hint="eastAsia"/>
        </w:rPr>
        <w:t>、好友互動、通知設定與</w:t>
      </w:r>
      <w:r w:rsidRPr="008B6F4C">
        <w:rPr>
          <w:rFonts w:ascii="DFKai-SB" w:hAnsi="DFKai-SB" w:cs="PMingLiU" w:hint="eastAsia"/>
        </w:rPr>
        <w:t xml:space="preserve"> AI Coach </w:t>
      </w:r>
      <w:r w:rsidRPr="008B6F4C">
        <w:rPr>
          <w:rFonts w:ascii="DFKai-SB" w:hAnsi="DFKai-SB" w:cs="PMingLiU" w:hint="eastAsia"/>
        </w:rPr>
        <w:t>聊天回覆。此方法可降低安裝門檻，並使系統在展示或測試時能跨裝置使用。</w:t>
      </w:r>
    </w:p>
    <w:p w14:paraId="5628976F" w14:textId="32614B25" w:rsidR="00B029B2" w:rsidRDefault="008B6F4C" w:rsidP="008B6F4C">
      <w:pPr>
        <w:spacing w:afterLines="100" w:after="240"/>
        <w:ind w:firstLineChars="200" w:firstLine="500"/>
        <w:rPr>
          <w:rFonts w:ascii="DFKai-SB" w:hAnsi="DFKai-SB" w:cs="PMingLiU"/>
        </w:rPr>
      </w:pPr>
      <w:r w:rsidRPr="008B6F4C">
        <w:rPr>
          <w:rFonts w:ascii="DFKai-SB" w:hAnsi="DFKai-SB" w:cs="PMingLiU" w:hint="eastAsia"/>
        </w:rPr>
        <w:t>最後，在系統驗證階段，本研究透過影片輸入、桌面前端介面、投影畫面與手機端</w:t>
      </w:r>
      <w:r w:rsidRPr="008B6F4C">
        <w:rPr>
          <w:rFonts w:ascii="DFKai-SB" w:hAnsi="DFKai-SB" w:cs="PMingLiU" w:hint="eastAsia"/>
        </w:rPr>
        <w:t xml:space="preserve"> PWA </w:t>
      </w:r>
      <w:r w:rsidRPr="008B6F4C">
        <w:rPr>
          <w:rFonts w:ascii="DFKai-SB" w:hAnsi="DFKai-SB" w:cs="PMingLiU" w:hint="eastAsia"/>
        </w:rPr>
        <w:t>測試，檢查球體偵測、即時影像傳輸、系統控制、視覺化呈現、錄影回放、</w:t>
      </w:r>
      <w:r w:rsidRPr="008B6F4C">
        <w:rPr>
          <w:rFonts w:ascii="DFKai-SB" w:hAnsi="DFKai-SB" w:cs="PMingLiU" w:hint="eastAsia"/>
        </w:rPr>
        <w:t xml:space="preserve">AI Coach </w:t>
      </w:r>
      <w:r w:rsidRPr="008B6F4C">
        <w:rPr>
          <w:rFonts w:ascii="DFKai-SB" w:hAnsi="DFKai-SB" w:cs="PMingLiU" w:hint="eastAsia"/>
        </w:rPr>
        <w:t>聊天、手機端連線、數據看板與好友</w:t>
      </w:r>
      <w:r w:rsidRPr="008B6F4C">
        <w:rPr>
          <w:rFonts w:ascii="DFKai-SB" w:hAnsi="DFKai-SB" w:cs="PMingLiU" w:hint="eastAsia"/>
        </w:rPr>
        <w:t xml:space="preserve"> QR Code </w:t>
      </w:r>
      <w:r w:rsidRPr="008B6F4C">
        <w:rPr>
          <w:rFonts w:ascii="DFKai-SB" w:hAnsi="DFKai-SB" w:cs="PMingLiU" w:hint="eastAsia"/>
        </w:rPr>
        <w:t>等功能是否能正常運作。測試結果可用於確認核心模組的可行性，並作為後續改善模型準確度、投影校正、行動端體驗與系統整合穩定性的依據。</w:t>
      </w:r>
    </w:p>
    <w:p w14:paraId="5147DBD8" w14:textId="6AFE6DF2" w:rsidR="00754A50" w:rsidRPr="004F0EF7" w:rsidRDefault="00C82240" w:rsidP="00270F84">
      <w:pPr>
        <w:pStyle w:val="Web"/>
        <w:spacing w:before="0" w:beforeAutospacing="0" w:afterLines="50" w:after="120" w:afterAutospacing="0"/>
        <w:rPr>
          <w:rFonts w:asciiTheme="majorEastAsia" w:eastAsiaTheme="majorEastAsia" w:hAnsiTheme="majorEastAsia"/>
          <w:b/>
          <w:sz w:val="32"/>
          <w:szCs w:val="32"/>
        </w:rPr>
      </w:pPr>
      <w:r>
        <w:rPr>
          <w:rFonts w:asciiTheme="majorEastAsia" w:eastAsiaTheme="majorEastAsia" w:hAnsiTheme="majorEastAsia" w:hint="eastAsia"/>
          <w:b/>
          <w:sz w:val="32"/>
          <w:szCs w:val="32"/>
        </w:rPr>
        <w:t>五</w:t>
      </w:r>
      <w:r w:rsidR="00754A50" w:rsidRPr="004F0EF7">
        <w:rPr>
          <w:rFonts w:asciiTheme="majorEastAsia" w:eastAsiaTheme="majorEastAsia" w:hAnsiTheme="majorEastAsia" w:hint="eastAsia"/>
          <w:b/>
          <w:sz w:val="32"/>
          <w:szCs w:val="32"/>
        </w:rPr>
        <w:t>、系統架構與設計</w:t>
      </w:r>
    </w:p>
    <w:p w14:paraId="7953F346" w14:textId="77777777" w:rsidR="000648D0" w:rsidRDefault="000648D0" w:rsidP="000648D0">
      <w:pPr>
        <w:pStyle w:val="Web"/>
        <w:spacing w:before="0" w:beforeAutospacing="0" w:afterLines="50" w:after="120" w:afterAutospacing="0"/>
        <w:ind w:firstLineChars="200" w:firstLine="500"/>
        <w:rPr>
          <w:rFonts w:asciiTheme="majorEastAsia" w:eastAsiaTheme="majorEastAsia" w:hAnsiTheme="majorEastAsia"/>
        </w:rPr>
      </w:pPr>
      <w:r w:rsidRPr="000648D0">
        <w:rPr>
          <w:rFonts w:asciiTheme="majorEastAsia" w:eastAsiaTheme="majorEastAsia" w:hAnsiTheme="majorEastAsia" w:hint="eastAsia"/>
        </w:rPr>
        <w:t xml:space="preserve">本系統採用前後端分離與模組化架構。後端以 Python 與 </w:t>
      </w:r>
      <w:proofErr w:type="spellStart"/>
      <w:r w:rsidRPr="000648D0">
        <w:rPr>
          <w:rFonts w:asciiTheme="majorEastAsia" w:eastAsiaTheme="majorEastAsia" w:hAnsiTheme="majorEastAsia" w:hint="eastAsia"/>
        </w:rPr>
        <w:t>FastAPI</w:t>
      </w:r>
      <w:proofErr w:type="spellEnd"/>
      <w:r w:rsidRPr="000648D0">
        <w:rPr>
          <w:rFonts w:asciiTheme="majorEastAsia" w:eastAsiaTheme="majorEastAsia" w:hAnsiTheme="majorEastAsia" w:hint="eastAsia"/>
        </w:rPr>
        <w:t xml:space="preserve"> 負責影像擷取、YOLO 偵測、路徑規劃、投影畫面、錄影回放、AI Coach 資料整理與資料管理；桌面端前端以 React 與 Vite 建立操作介面，提供即時影像、系統設定、校正、練習、比賽、回放與 AI Coach 功能。手機端則以 PWA 形式提供行動化介面，使用者可透過手機瀏覽器查看個人資料、數據看板、社群動態、好友 QR Code 與 AI 教練聊天室。前後端透過 REST API、WebSocket 與 MJPEG 串流交換資料，分別處理系統控制、即時狀態與影像</w:t>
      </w:r>
      <w:r w:rsidRPr="000648D0">
        <w:rPr>
          <w:rFonts w:asciiTheme="majorEastAsia" w:eastAsiaTheme="majorEastAsia" w:hAnsiTheme="majorEastAsia" w:hint="eastAsia"/>
        </w:rPr>
        <w:lastRenderedPageBreak/>
        <w:t>傳輸需求；手機端則透過 Cloudflare Tunnel 提供的 HTTPS 連線存取後端 API，以支援跨裝置使用情境。</w:t>
      </w:r>
    </w:p>
    <w:p w14:paraId="76A46B92" w14:textId="4374F7D1" w:rsidR="006E622C" w:rsidRPr="004F0EF7" w:rsidRDefault="006E622C" w:rsidP="000648D0">
      <w:pPr>
        <w:pStyle w:val="Web"/>
        <w:spacing w:before="0" w:beforeAutospacing="0" w:afterLines="50" w:after="120" w:afterAutospacing="0"/>
        <w:rPr>
          <w:rFonts w:asciiTheme="majorEastAsia" w:eastAsiaTheme="majorEastAsia" w:hAnsiTheme="majorEastAsia"/>
          <w:b/>
        </w:rPr>
      </w:pPr>
      <w:r w:rsidRPr="004F0EF7">
        <w:rPr>
          <w:rFonts w:asciiTheme="majorEastAsia" w:eastAsiaTheme="majorEastAsia" w:hAnsiTheme="majorEastAsia" w:hint="eastAsia"/>
          <w:b/>
          <w:sz w:val="28"/>
          <w:szCs w:val="28"/>
        </w:rPr>
        <w:t>(</w:t>
      </w:r>
      <w:proofErr w:type="gramStart"/>
      <w:r w:rsidRPr="004F0EF7">
        <w:rPr>
          <w:rFonts w:asciiTheme="majorEastAsia" w:eastAsiaTheme="majorEastAsia" w:hAnsiTheme="majorEastAsia" w:hint="eastAsia"/>
          <w:b/>
          <w:sz w:val="28"/>
          <w:szCs w:val="28"/>
        </w:rPr>
        <w:t>一</w:t>
      </w:r>
      <w:proofErr w:type="gramEnd"/>
      <w:r w:rsidRPr="004F0EF7">
        <w:rPr>
          <w:rFonts w:asciiTheme="majorEastAsia" w:eastAsiaTheme="majorEastAsia" w:hAnsiTheme="majorEastAsia" w:hint="eastAsia"/>
          <w:b/>
          <w:sz w:val="28"/>
          <w:szCs w:val="28"/>
        </w:rPr>
        <w:t>) 整體系統架構</w:t>
      </w:r>
    </w:p>
    <w:p w14:paraId="0230A86E" w14:textId="6AD37212" w:rsidR="006E622C" w:rsidRPr="006E622C" w:rsidRDefault="00D676CF" w:rsidP="0071136D">
      <w:pPr>
        <w:pStyle w:val="Web"/>
        <w:spacing w:before="0" w:beforeAutospacing="0" w:afterLines="50" w:after="120" w:afterAutospacing="0"/>
        <w:ind w:firstLineChars="200" w:firstLine="500"/>
        <w:rPr>
          <w:rFonts w:asciiTheme="majorEastAsia" w:eastAsiaTheme="majorEastAsia" w:hAnsiTheme="majorEastAsia"/>
        </w:rPr>
      </w:pPr>
      <w:r w:rsidRPr="00D676CF">
        <w:rPr>
          <w:rFonts w:asciiTheme="majorEastAsia" w:eastAsiaTheme="majorEastAsia" w:hAnsiTheme="majorEastAsia" w:hint="eastAsia"/>
        </w:rPr>
        <w:t xml:space="preserve">本系統採用分層式架構，可分為前端介面層、後端服務層、核心分析層、投影校正層與資料管理層，如圖 4-1 所示。前端以 React 建立操作介面，負責即時影像、系統設定、練習模式、比賽模式與回放功能呈現；後端以 </w:t>
      </w:r>
      <w:proofErr w:type="spellStart"/>
      <w:r w:rsidRPr="00D676CF">
        <w:rPr>
          <w:rFonts w:asciiTheme="majorEastAsia" w:eastAsiaTheme="majorEastAsia" w:hAnsiTheme="majorEastAsia" w:hint="eastAsia"/>
        </w:rPr>
        <w:t>FastAPI</w:t>
      </w:r>
      <w:proofErr w:type="spellEnd"/>
      <w:r w:rsidRPr="00D676CF">
        <w:rPr>
          <w:rFonts w:asciiTheme="majorEastAsia" w:eastAsiaTheme="majorEastAsia" w:hAnsiTheme="majorEastAsia" w:hint="eastAsia"/>
        </w:rPr>
        <w:t xml:space="preserve"> 為核心，提供攝影機管理、系統控制、校正、錄影回放與 AI Coach 等 API 功能。</w:t>
      </w:r>
    </w:p>
    <w:p w14:paraId="477763A5" w14:textId="557386F9" w:rsidR="006E622C" w:rsidRPr="006E622C" w:rsidRDefault="00D676CF" w:rsidP="0071136D">
      <w:pPr>
        <w:pStyle w:val="Web"/>
        <w:spacing w:before="0" w:beforeAutospacing="0" w:afterLines="50" w:after="120" w:afterAutospacing="0"/>
        <w:ind w:firstLineChars="200" w:firstLine="500"/>
        <w:rPr>
          <w:rFonts w:asciiTheme="majorEastAsia" w:eastAsiaTheme="majorEastAsia" w:hAnsiTheme="majorEastAsia"/>
        </w:rPr>
      </w:pPr>
      <w:r w:rsidRPr="00D676CF">
        <w:rPr>
          <w:rFonts w:asciiTheme="majorEastAsia" w:eastAsiaTheme="majorEastAsia" w:hAnsiTheme="majorEastAsia" w:hint="eastAsia"/>
        </w:rPr>
        <w:t>核心分析層負責 YOLO 球體偵測、球桌分析與路徑規劃；投影校正層負責攝影機與投影機座標轉換，並輸出投影畫面；資料管理層則儲存錄影、回放、設定與校正資料。此架構可降低模組耦合度，方便後續維護與功能擴充。</w:t>
      </w:r>
    </w:p>
    <w:p w14:paraId="28B934DE" w14:textId="1F6AAEA4" w:rsid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透過上述分層設計，各模組能依照功能獨立開發與維護。例如，當後續需要更換 YOLO 模型、調整路徑規劃演算法、修改投影顯示內容或擴充前端功能時，皆可在</w:t>
      </w:r>
      <w:proofErr w:type="gramStart"/>
      <w:r w:rsidRPr="006E622C">
        <w:rPr>
          <w:rFonts w:asciiTheme="majorEastAsia" w:eastAsiaTheme="majorEastAsia" w:hAnsiTheme="majorEastAsia" w:hint="eastAsia"/>
        </w:rPr>
        <w:t>不</w:t>
      </w:r>
      <w:proofErr w:type="gramEnd"/>
      <w:r w:rsidRPr="006E622C">
        <w:rPr>
          <w:rFonts w:asciiTheme="majorEastAsia" w:eastAsiaTheme="majorEastAsia" w:hAnsiTheme="majorEastAsia" w:hint="eastAsia"/>
        </w:rPr>
        <w:t>大幅影響其他模組的情況下進行調整。</w:t>
      </w:r>
    </w:p>
    <w:p w14:paraId="01214ECD" w14:textId="36A8CF70" w:rsidR="00D676CF" w:rsidRDefault="001621F4" w:rsidP="00D676CF">
      <w:pPr>
        <w:jc w:val="center"/>
      </w:pPr>
      <w:r w:rsidRPr="001621F4">
        <w:rPr>
          <w:noProof/>
        </w:rPr>
        <w:drawing>
          <wp:inline distT="0" distB="0" distL="0" distR="0" wp14:anchorId="052ABC34" wp14:editId="6D32B73E">
            <wp:extent cx="5583040" cy="3210252"/>
            <wp:effectExtent l="0" t="0" r="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472"/>
                    <a:stretch/>
                  </pic:blipFill>
                  <pic:spPr bwMode="auto">
                    <a:xfrm>
                      <a:off x="0" y="0"/>
                      <a:ext cx="5592792" cy="3215860"/>
                    </a:xfrm>
                    <a:prstGeom prst="rect">
                      <a:avLst/>
                    </a:prstGeom>
                    <a:ln>
                      <a:noFill/>
                    </a:ln>
                    <a:extLst>
                      <a:ext uri="{53640926-AAD7-44D8-BBD7-CCE9431645EC}">
                        <a14:shadowObscured xmlns:a14="http://schemas.microsoft.com/office/drawing/2010/main"/>
                      </a:ext>
                    </a:extLst>
                  </pic:spPr>
                </pic:pic>
              </a:graphicData>
            </a:graphic>
          </wp:inline>
        </w:drawing>
      </w:r>
    </w:p>
    <w:p w14:paraId="33F5D317" w14:textId="30FD5136" w:rsidR="006E622C" w:rsidRPr="00D676CF" w:rsidRDefault="00D676CF" w:rsidP="00D676CF">
      <w:pPr>
        <w:jc w:val="center"/>
        <w:rPr>
          <w:rFonts w:asciiTheme="majorEastAsia" w:eastAsiaTheme="majorEastAsia" w:hAnsiTheme="majorEastAsia" w:cs="PMingLiU"/>
          <w:sz w:val="20"/>
          <w:szCs w:val="20"/>
        </w:rPr>
      </w:pPr>
      <w:r w:rsidRPr="00D676CF">
        <w:rPr>
          <w:rFonts w:hint="eastAsia"/>
        </w:rPr>
        <w:t xml:space="preserve"> </w:t>
      </w:r>
      <w:r w:rsidRPr="00D676CF">
        <w:rPr>
          <w:rFonts w:eastAsiaTheme="majorEastAsia"/>
          <w:sz w:val="20"/>
          <w:szCs w:val="20"/>
        </w:rPr>
        <w:t>Figure 1</w:t>
      </w:r>
      <w:r w:rsidRPr="00D676CF">
        <w:rPr>
          <w:rFonts w:asciiTheme="majorEastAsia" w:eastAsiaTheme="majorEastAsia" w:hAnsiTheme="majorEastAsia" w:hint="eastAsia"/>
          <w:sz w:val="20"/>
          <w:szCs w:val="20"/>
        </w:rPr>
        <w:t>系統分層式架構圖</w:t>
      </w:r>
      <w:r w:rsidR="006E622C" w:rsidRPr="00D676CF">
        <w:rPr>
          <w:rFonts w:asciiTheme="majorEastAsia" w:eastAsiaTheme="majorEastAsia" w:hAnsiTheme="majorEastAsia"/>
          <w:sz w:val="20"/>
          <w:szCs w:val="20"/>
        </w:rPr>
        <w:br w:type="page"/>
      </w:r>
    </w:p>
    <w:p w14:paraId="4ED58420" w14:textId="03E95D9C" w:rsidR="006E622C" w:rsidRPr="004F0EF7" w:rsidRDefault="006E622C" w:rsidP="006E622C">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lastRenderedPageBreak/>
        <w:t>(二) 前後端通訊架構</w:t>
      </w:r>
    </w:p>
    <w:p w14:paraId="11581057" w14:textId="0B0BCC42" w:rsidR="006E622C" w:rsidRP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本系統前後端通訊主要由 REST API、WebSocket 與 MJPEG 串流組成。REST API 負責一般控制與資料請求，例如啟動或停止 YOLO 分析、切換攝影機、查詢效能資訊、設定串流品質、執行投影校正、啟動練習或比賽模式，以及管理錄影與回放資料。</w:t>
      </w:r>
      <w:r w:rsidR="00857926" w:rsidRPr="00857926">
        <w:rPr>
          <w:rFonts w:asciiTheme="majorEastAsia" w:eastAsiaTheme="majorEastAsia" w:hAnsiTheme="majorEastAsia" w:hint="eastAsia"/>
        </w:rPr>
        <w:t xml:space="preserve">前後端通訊架構如 Figure </w:t>
      </w:r>
      <w:r w:rsidR="00857926">
        <w:rPr>
          <w:rFonts w:asciiTheme="majorEastAsia" w:eastAsiaTheme="majorEastAsia" w:hAnsiTheme="majorEastAsia"/>
        </w:rPr>
        <w:t>2</w:t>
      </w:r>
      <w:r w:rsidR="00857926" w:rsidRPr="00857926">
        <w:rPr>
          <w:rFonts w:asciiTheme="majorEastAsia" w:eastAsiaTheme="majorEastAsia" w:hAnsiTheme="majorEastAsia" w:hint="eastAsia"/>
        </w:rPr>
        <w:t xml:space="preserve"> 所示</w:t>
      </w:r>
    </w:p>
    <w:p w14:paraId="5732B2E3" w14:textId="4808FBD9" w:rsidR="006E622C" w:rsidRP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WebSocket 主要用於即時控制通道與 metadata 傳輸。系統透過 WebSocket 維持前後端之間的即時連線，使前端能接收分析狀態、連線狀態與即時分析資料。相較於傳統 HTTP 請求，WebSocket 能在系統狀態變化時更即時地更新前端畫面。</w:t>
      </w:r>
    </w:p>
    <w:p w14:paraId="2319E0B3" w14:textId="268B23D4" w:rsid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即時影像顯示則主要透過 MJPEG 串流完成。後端提供監控影像串流與投影影像串流，前端</w:t>
      </w:r>
      <w:proofErr w:type="gramStart"/>
      <w:r w:rsidRPr="006E622C">
        <w:rPr>
          <w:rFonts w:asciiTheme="majorEastAsia" w:eastAsiaTheme="majorEastAsia" w:hAnsiTheme="majorEastAsia" w:hint="eastAsia"/>
        </w:rPr>
        <w:t>可將串流</w:t>
      </w:r>
      <w:proofErr w:type="gramEnd"/>
      <w:r w:rsidRPr="006E622C">
        <w:rPr>
          <w:rFonts w:asciiTheme="majorEastAsia" w:eastAsiaTheme="majorEastAsia" w:hAnsiTheme="majorEastAsia" w:hint="eastAsia"/>
        </w:rPr>
        <w:t>畫面直接顯示於操作介面中；投影端則可使用專用投影串流顯示校正圖形、軌跡線、練習輔助圖形或比賽資訊。此設計使影像傳輸與分析資料傳輸分離，降低單一通訊管道的負擔。</w:t>
      </w:r>
    </w:p>
    <w:p w14:paraId="759DFECB" w14:textId="4944A79C" w:rsidR="00857926" w:rsidRPr="00857926" w:rsidRDefault="00DC023C" w:rsidP="00857926">
      <w:pPr>
        <w:pStyle w:val="Web"/>
        <w:spacing w:before="0" w:beforeAutospacing="0" w:afterLines="100" w:after="240" w:afterAutospacing="0"/>
        <w:jc w:val="center"/>
        <w:rPr>
          <w:rFonts w:asciiTheme="majorEastAsia" w:eastAsiaTheme="majorEastAsia" w:hAnsiTheme="majorEastAsia"/>
          <w:sz w:val="20"/>
          <w:szCs w:val="20"/>
        </w:rPr>
      </w:pPr>
      <w:r w:rsidRPr="00DC023C">
        <w:rPr>
          <w:rFonts w:asciiTheme="majorEastAsia" w:eastAsiaTheme="majorEastAsia" w:hAnsiTheme="majorEastAsia"/>
          <w:noProof/>
        </w:rPr>
        <w:drawing>
          <wp:inline distT="0" distB="0" distL="0" distR="0" wp14:anchorId="731398E2" wp14:editId="25F6BB42">
            <wp:extent cx="6120590" cy="3459789"/>
            <wp:effectExtent l="0" t="0" r="0" b="762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911" b="4838"/>
                    <a:stretch/>
                  </pic:blipFill>
                  <pic:spPr bwMode="auto">
                    <a:xfrm>
                      <a:off x="0" y="0"/>
                      <a:ext cx="6120765" cy="3459888"/>
                    </a:xfrm>
                    <a:prstGeom prst="rect">
                      <a:avLst/>
                    </a:prstGeom>
                    <a:ln>
                      <a:noFill/>
                    </a:ln>
                    <a:extLst>
                      <a:ext uri="{53640926-AAD7-44D8-BBD7-CCE9431645EC}">
                        <a14:shadowObscured xmlns:a14="http://schemas.microsoft.com/office/drawing/2010/main"/>
                      </a:ext>
                    </a:extLst>
                  </pic:spPr>
                </pic:pic>
              </a:graphicData>
            </a:graphic>
          </wp:inline>
        </w:drawing>
      </w:r>
      <w:r w:rsidR="00857926" w:rsidRPr="00857926">
        <w:rPr>
          <w:rFonts w:asciiTheme="majorEastAsia" w:eastAsiaTheme="majorEastAsia" w:hAnsiTheme="majorEastAsia"/>
          <w:sz w:val="20"/>
          <w:szCs w:val="20"/>
        </w:rPr>
        <w:t xml:space="preserve">Figure 2 </w:t>
      </w:r>
      <w:r w:rsidR="00857926" w:rsidRPr="00857926">
        <w:rPr>
          <w:rFonts w:asciiTheme="majorEastAsia" w:eastAsiaTheme="majorEastAsia" w:hAnsiTheme="majorEastAsia" w:hint="eastAsia"/>
          <w:sz w:val="20"/>
          <w:szCs w:val="20"/>
        </w:rPr>
        <w:t>前後端通訊架構圖</w:t>
      </w:r>
    </w:p>
    <w:p w14:paraId="218663BA" w14:textId="228D3228" w:rsidR="006E622C" w:rsidRPr="004F0EF7" w:rsidRDefault="006E622C" w:rsidP="006E622C">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t>(三) 影像分析與 YOLO 偵測流程</w:t>
      </w:r>
    </w:p>
    <w:p w14:paraId="7A8A9CD7" w14:textId="45B348AE" w:rsidR="0076160B" w:rsidRPr="0076160B" w:rsidRDefault="0076160B" w:rsidP="0071136D">
      <w:pPr>
        <w:pStyle w:val="Web"/>
        <w:spacing w:before="0" w:beforeAutospacing="0" w:afterLines="50" w:after="120" w:afterAutospacing="0"/>
        <w:ind w:firstLineChars="200" w:firstLine="500"/>
        <w:rPr>
          <w:rFonts w:asciiTheme="majorEastAsia" w:eastAsiaTheme="majorEastAsia" w:hAnsiTheme="majorEastAsia"/>
        </w:rPr>
      </w:pPr>
      <w:r w:rsidRPr="0076160B">
        <w:rPr>
          <w:rFonts w:asciiTheme="majorEastAsia" w:eastAsiaTheme="majorEastAsia" w:hAnsiTheme="majorEastAsia" w:hint="eastAsia"/>
        </w:rPr>
        <w:t>系統啟動後，後端首先會完成攝影機來源初始化、YOLO 模型載入、串流服務建立與分析狀態設定。當使用者於前端啟用辨識功能後，系統會持續從攝影機取得即時影像，並將影像畫面送入 YOLO 模型進行球體偵測。YOLO 偵測結果包含球體類別、位置座標、邊界框與信心值，系統再依據這些資訊進行球桌狀態判斷、球體位置分析與後續路徑規劃。</w:t>
      </w:r>
    </w:p>
    <w:p w14:paraId="1DDCBECB" w14:textId="394AE8F0" w:rsidR="0076160B" w:rsidRPr="0076160B" w:rsidRDefault="0076160B" w:rsidP="0071136D">
      <w:pPr>
        <w:pStyle w:val="Web"/>
        <w:spacing w:before="0" w:beforeAutospacing="0" w:afterLines="50" w:after="120" w:afterAutospacing="0"/>
        <w:ind w:firstLineChars="200" w:firstLine="500"/>
        <w:rPr>
          <w:rFonts w:asciiTheme="majorEastAsia" w:eastAsiaTheme="majorEastAsia" w:hAnsiTheme="majorEastAsia"/>
        </w:rPr>
      </w:pPr>
      <w:r w:rsidRPr="0076160B">
        <w:rPr>
          <w:rFonts w:asciiTheme="majorEastAsia" w:eastAsiaTheme="majorEastAsia" w:hAnsiTheme="majorEastAsia" w:hint="eastAsia"/>
        </w:rPr>
        <w:t>在影像分析流程中，後端會將即時影像串流與分析資料分開處理。影像畫面主要透過 MJPEG 串流輸出至前端，使使用者能即時觀看監控畫面；分析結果則透過 WebSocket metadata 或後端內部資料結構傳遞給前端 overlay、路徑規劃模組與投影顯示模組。透過</w:t>
      </w:r>
      <w:r w:rsidRPr="0076160B">
        <w:rPr>
          <w:rFonts w:asciiTheme="majorEastAsia" w:eastAsiaTheme="majorEastAsia" w:hAnsiTheme="majorEastAsia" w:hint="eastAsia"/>
        </w:rPr>
        <w:lastRenderedPageBreak/>
        <w:t>此分工方式，可避免影像傳輸與分析資料更新互相阻塞，提升系統在即時辨識與畫面顯示上的穩定性。</w:t>
      </w:r>
    </w:p>
    <w:p w14:paraId="6CF6DEBF" w14:textId="77777777" w:rsidR="0020352B" w:rsidRDefault="0076160B" w:rsidP="0071136D">
      <w:pPr>
        <w:pStyle w:val="Web"/>
        <w:spacing w:before="0" w:beforeAutospacing="0" w:afterLines="50" w:after="120" w:afterAutospacing="0"/>
        <w:ind w:firstLineChars="200" w:firstLine="500"/>
        <w:rPr>
          <w:rFonts w:asciiTheme="majorEastAsia" w:eastAsiaTheme="majorEastAsia" w:hAnsiTheme="majorEastAsia"/>
        </w:rPr>
      </w:pPr>
      <w:r w:rsidRPr="0076160B">
        <w:rPr>
          <w:rFonts w:asciiTheme="majorEastAsia" w:eastAsiaTheme="majorEastAsia" w:hAnsiTheme="majorEastAsia" w:hint="eastAsia"/>
        </w:rPr>
        <w:t>影像分析與 YOLO 球體偵測流程如</w:t>
      </w:r>
      <w:r>
        <w:rPr>
          <w:rFonts w:asciiTheme="majorEastAsia" w:eastAsiaTheme="majorEastAsia" w:hAnsiTheme="majorEastAsia" w:hint="eastAsia"/>
        </w:rPr>
        <w:t xml:space="preserve"> f</w:t>
      </w:r>
      <w:r>
        <w:rPr>
          <w:rFonts w:asciiTheme="majorEastAsia" w:eastAsiaTheme="majorEastAsia" w:hAnsiTheme="majorEastAsia"/>
        </w:rPr>
        <w:t>igure 3</w:t>
      </w:r>
      <w:r w:rsidRPr="0076160B">
        <w:rPr>
          <w:rFonts w:asciiTheme="majorEastAsia" w:eastAsiaTheme="majorEastAsia" w:hAnsiTheme="majorEastAsia" w:hint="eastAsia"/>
        </w:rPr>
        <w:t xml:space="preserve"> 所示，系統由攝影機取得影像後，依序完成影像擷取、YOLO 球體偵測、球體位置分析、路徑規劃、metadata 更新，最後將分析結果顯示於前端 overlay 或投影畫面中。</w:t>
      </w:r>
    </w:p>
    <w:p w14:paraId="1DD3921F" w14:textId="766BD039" w:rsidR="0076160B" w:rsidRDefault="00DE4A55" w:rsidP="0020352B">
      <w:pPr>
        <w:pStyle w:val="Web"/>
        <w:spacing w:before="0" w:beforeAutospacing="0" w:after="0" w:afterAutospacing="0"/>
        <w:jc w:val="center"/>
        <w:rPr>
          <w:rFonts w:asciiTheme="majorEastAsia" w:eastAsiaTheme="majorEastAsia" w:hAnsiTheme="majorEastAsia"/>
        </w:rPr>
      </w:pPr>
      <w:r w:rsidRPr="00DE4A55">
        <w:rPr>
          <w:rFonts w:asciiTheme="majorEastAsia" w:eastAsiaTheme="majorEastAsia" w:hAnsiTheme="majorEastAsia"/>
          <w:noProof/>
        </w:rPr>
        <w:drawing>
          <wp:inline distT="0" distB="0" distL="0" distR="0" wp14:anchorId="21200EEC" wp14:editId="1EC3BB16">
            <wp:extent cx="6120765" cy="2418715"/>
            <wp:effectExtent l="0" t="0" r="0" b="63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418715"/>
                    </a:xfrm>
                    <a:prstGeom prst="rect">
                      <a:avLst/>
                    </a:prstGeom>
                  </pic:spPr>
                </pic:pic>
              </a:graphicData>
            </a:graphic>
          </wp:inline>
        </w:drawing>
      </w:r>
    </w:p>
    <w:p w14:paraId="2D35EA1E" w14:textId="41A629BA" w:rsidR="0020352B" w:rsidRPr="0020352B" w:rsidRDefault="0020352B" w:rsidP="0020352B">
      <w:pPr>
        <w:pStyle w:val="Web"/>
        <w:spacing w:before="0" w:beforeAutospacing="0" w:afterLines="100" w:after="240" w:afterAutospacing="0"/>
        <w:jc w:val="center"/>
        <w:rPr>
          <w:rFonts w:asciiTheme="majorEastAsia" w:eastAsiaTheme="majorEastAsia" w:hAnsiTheme="majorEastAsia"/>
        </w:rPr>
      </w:pPr>
      <w:r w:rsidRPr="00857926">
        <w:rPr>
          <w:rFonts w:asciiTheme="majorEastAsia" w:eastAsiaTheme="majorEastAsia" w:hAnsiTheme="majorEastAsia"/>
          <w:sz w:val="20"/>
          <w:szCs w:val="20"/>
        </w:rPr>
        <w:t xml:space="preserve">Figure </w:t>
      </w:r>
      <w:r>
        <w:rPr>
          <w:rFonts w:asciiTheme="majorEastAsia" w:eastAsiaTheme="majorEastAsia" w:hAnsiTheme="majorEastAsia" w:hint="eastAsia"/>
          <w:sz w:val="20"/>
          <w:szCs w:val="20"/>
        </w:rPr>
        <w:t>3 影像分析與 YOLO 偵測流程圖</w:t>
      </w:r>
    </w:p>
    <w:p w14:paraId="166BB4FF" w14:textId="6B830E96" w:rsidR="006E622C" w:rsidRPr="004F0EF7" w:rsidRDefault="006E622C" w:rsidP="0076160B">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t xml:space="preserve">(四) </w:t>
      </w:r>
      <w:proofErr w:type="gramStart"/>
      <w:r w:rsidRPr="004F0EF7">
        <w:rPr>
          <w:rFonts w:asciiTheme="majorEastAsia" w:eastAsiaTheme="majorEastAsia" w:hAnsiTheme="majorEastAsia" w:hint="eastAsia"/>
          <w:b/>
          <w:sz w:val="28"/>
          <w:szCs w:val="28"/>
        </w:rPr>
        <w:t>攝影機與串流</w:t>
      </w:r>
      <w:proofErr w:type="gramEnd"/>
      <w:r w:rsidRPr="004F0EF7">
        <w:rPr>
          <w:rFonts w:asciiTheme="majorEastAsia" w:eastAsiaTheme="majorEastAsia" w:hAnsiTheme="majorEastAsia" w:hint="eastAsia"/>
          <w:b/>
          <w:sz w:val="28"/>
          <w:szCs w:val="28"/>
        </w:rPr>
        <w:t>管理</w:t>
      </w:r>
    </w:p>
    <w:p w14:paraId="74730F35" w14:textId="6126FC20" w:rsidR="006E622C" w:rsidRPr="006E622C" w:rsidRDefault="004C06FD" w:rsidP="0071136D">
      <w:pPr>
        <w:pStyle w:val="Web"/>
        <w:spacing w:before="0" w:beforeAutospacing="0" w:afterLines="50" w:after="120" w:afterAutospacing="0"/>
        <w:ind w:firstLineChars="200" w:firstLine="500"/>
        <w:rPr>
          <w:rFonts w:asciiTheme="majorEastAsia" w:eastAsiaTheme="majorEastAsia" w:hAnsiTheme="majorEastAsia"/>
        </w:rPr>
      </w:pPr>
      <w:r>
        <w:rPr>
          <w:rFonts w:asciiTheme="majorEastAsia" w:eastAsiaTheme="majorEastAsia" w:hAnsiTheme="majorEastAsia" w:hint="eastAsia"/>
        </w:rPr>
        <w:t xml:space="preserve">本系統支援攝影機設備管理功能。如 figure </w:t>
      </w:r>
      <w:r>
        <w:rPr>
          <w:rFonts w:asciiTheme="majorEastAsia" w:eastAsiaTheme="majorEastAsia" w:hAnsiTheme="majorEastAsia"/>
        </w:rPr>
        <w:t xml:space="preserve">4 </w:t>
      </w:r>
      <w:r>
        <w:rPr>
          <w:rFonts w:asciiTheme="majorEastAsia" w:eastAsiaTheme="majorEastAsia" w:hAnsiTheme="majorEastAsia" w:hint="eastAsia"/>
        </w:rPr>
        <w:t>所示，</w:t>
      </w:r>
      <w:r w:rsidR="006E622C" w:rsidRPr="006E622C">
        <w:rPr>
          <w:rFonts w:asciiTheme="majorEastAsia" w:eastAsiaTheme="majorEastAsia" w:hAnsiTheme="majorEastAsia" w:hint="eastAsia"/>
        </w:rPr>
        <w:t>包含攝影機列舉、攝影機切換、攝影機參數調整與影像串流狀態查詢。後端可偵測可用攝影機設備，並提供 API 讓前端進行切換。系統也支援不同串流品質設定，使使用者能依照設備效能與網路狀況調整影像品質。</w:t>
      </w:r>
    </w:p>
    <w:p w14:paraId="1BBF12B9" w14:textId="6034E343" w:rsid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在串流設計上，系統提供</w:t>
      </w:r>
      <w:proofErr w:type="gramStart"/>
      <w:r w:rsidRPr="006E622C">
        <w:rPr>
          <w:rFonts w:asciiTheme="majorEastAsia" w:eastAsiaTheme="majorEastAsia" w:hAnsiTheme="majorEastAsia" w:hint="eastAsia"/>
        </w:rPr>
        <w:t>監控用串流</w:t>
      </w:r>
      <w:proofErr w:type="gramEnd"/>
      <w:r w:rsidRPr="006E622C">
        <w:rPr>
          <w:rFonts w:asciiTheme="majorEastAsia" w:eastAsiaTheme="majorEastAsia" w:hAnsiTheme="majorEastAsia" w:hint="eastAsia"/>
        </w:rPr>
        <w:t>與</w:t>
      </w:r>
      <w:proofErr w:type="gramStart"/>
      <w:r w:rsidRPr="006E622C">
        <w:rPr>
          <w:rFonts w:asciiTheme="majorEastAsia" w:eastAsiaTheme="majorEastAsia" w:hAnsiTheme="majorEastAsia" w:hint="eastAsia"/>
        </w:rPr>
        <w:t>投影用串流</w:t>
      </w:r>
      <w:proofErr w:type="gramEnd"/>
      <w:r w:rsidRPr="006E622C">
        <w:rPr>
          <w:rFonts w:asciiTheme="majorEastAsia" w:eastAsiaTheme="majorEastAsia" w:hAnsiTheme="majorEastAsia" w:hint="eastAsia"/>
        </w:rPr>
        <w:t>。監控串流主要顯示攝影機畫面與分析 overlay，供操作人員觀察系統辨識狀態；投影串流則輸出投影機使用的畫面，內容包含校正圖形、軌跡輔助線、練習模式提示與比賽資訊。透過分離監控與投影串流，系統能同時滿足操作人員與選手的不同需求。</w:t>
      </w:r>
    </w:p>
    <w:p w14:paraId="2204977D" w14:textId="2707FFF8" w:rsidR="00DE4A55" w:rsidRDefault="00DE4A55" w:rsidP="00B15622">
      <w:pPr>
        <w:pStyle w:val="Web"/>
        <w:spacing w:before="0" w:beforeAutospacing="0" w:afterLines="50" w:after="120" w:afterAutospacing="0"/>
        <w:rPr>
          <w:rFonts w:asciiTheme="majorEastAsia" w:eastAsiaTheme="majorEastAsia" w:hAnsiTheme="majorEastAsia"/>
        </w:rPr>
      </w:pPr>
      <w:r w:rsidRPr="00DE4A55">
        <w:rPr>
          <w:rFonts w:asciiTheme="majorEastAsia" w:eastAsiaTheme="majorEastAsia" w:hAnsiTheme="majorEastAsia"/>
          <w:noProof/>
        </w:rPr>
        <w:drawing>
          <wp:inline distT="0" distB="0" distL="0" distR="0" wp14:anchorId="58E7C449" wp14:editId="7A103157">
            <wp:extent cx="6120765" cy="22556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639"/>
                    <a:stretch/>
                  </pic:blipFill>
                  <pic:spPr bwMode="auto">
                    <a:xfrm>
                      <a:off x="0" y="0"/>
                      <a:ext cx="6120765" cy="2255647"/>
                    </a:xfrm>
                    <a:prstGeom prst="rect">
                      <a:avLst/>
                    </a:prstGeom>
                    <a:ln>
                      <a:noFill/>
                    </a:ln>
                    <a:extLst>
                      <a:ext uri="{53640926-AAD7-44D8-BBD7-CCE9431645EC}">
                        <a14:shadowObscured xmlns:a14="http://schemas.microsoft.com/office/drawing/2010/main"/>
                      </a:ext>
                    </a:extLst>
                  </pic:spPr>
                </pic:pic>
              </a:graphicData>
            </a:graphic>
          </wp:inline>
        </w:drawing>
      </w:r>
    </w:p>
    <w:p w14:paraId="78F3873C" w14:textId="19FD29FB" w:rsidR="00DE4A55" w:rsidRDefault="00DE4A55" w:rsidP="00DE4A55">
      <w:pPr>
        <w:pStyle w:val="Web"/>
        <w:spacing w:before="0" w:beforeAutospacing="0" w:afterLines="50" w:after="120" w:afterAutospacing="0"/>
        <w:jc w:val="center"/>
        <w:rPr>
          <w:rFonts w:asciiTheme="majorEastAsia" w:eastAsiaTheme="majorEastAsia" w:hAnsiTheme="majorEastAsia"/>
          <w:sz w:val="20"/>
          <w:szCs w:val="20"/>
        </w:rPr>
      </w:pPr>
      <w:r w:rsidRPr="00857926">
        <w:rPr>
          <w:rFonts w:asciiTheme="majorEastAsia" w:eastAsiaTheme="majorEastAsia" w:hAnsiTheme="majorEastAsia"/>
          <w:sz w:val="20"/>
          <w:szCs w:val="20"/>
        </w:rPr>
        <w:t xml:space="preserve">Figure </w:t>
      </w:r>
      <w:r>
        <w:rPr>
          <w:rFonts w:asciiTheme="majorEastAsia" w:eastAsiaTheme="majorEastAsia" w:hAnsiTheme="majorEastAsia" w:hint="eastAsia"/>
          <w:sz w:val="20"/>
          <w:szCs w:val="20"/>
        </w:rPr>
        <w:t xml:space="preserve">4 </w:t>
      </w:r>
      <w:proofErr w:type="gramStart"/>
      <w:r>
        <w:rPr>
          <w:rFonts w:asciiTheme="majorEastAsia" w:eastAsiaTheme="majorEastAsia" w:hAnsiTheme="majorEastAsia" w:hint="eastAsia"/>
          <w:sz w:val="20"/>
          <w:szCs w:val="20"/>
        </w:rPr>
        <w:t>攝影機與串流</w:t>
      </w:r>
      <w:proofErr w:type="gramEnd"/>
      <w:r>
        <w:rPr>
          <w:rFonts w:asciiTheme="majorEastAsia" w:eastAsiaTheme="majorEastAsia" w:hAnsiTheme="majorEastAsia" w:hint="eastAsia"/>
          <w:sz w:val="20"/>
          <w:szCs w:val="20"/>
        </w:rPr>
        <w:t>管理流程圖</w:t>
      </w:r>
    </w:p>
    <w:p w14:paraId="398D0D30" w14:textId="71FA5115" w:rsidR="00DE4A55" w:rsidRPr="00DE4A55" w:rsidRDefault="00DE4A55" w:rsidP="00DE4A55">
      <w:pPr>
        <w:rPr>
          <w:rFonts w:asciiTheme="majorEastAsia" w:eastAsiaTheme="majorEastAsia" w:hAnsiTheme="majorEastAsia" w:cs="PMingLiU"/>
          <w:sz w:val="20"/>
          <w:szCs w:val="20"/>
        </w:rPr>
      </w:pPr>
      <w:r>
        <w:rPr>
          <w:rFonts w:asciiTheme="majorEastAsia" w:eastAsiaTheme="majorEastAsia" w:hAnsiTheme="majorEastAsia"/>
          <w:sz w:val="20"/>
          <w:szCs w:val="20"/>
        </w:rPr>
        <w:br w:type="page"/>
      </w:r>
    </w:p>
    <w:p w14:paraId="42D98A77" w14:textId="48C16E78" w:rsidR="006E622C" w:rsidRPr="004F0EF7" w:rsidRDefault="006E622C" w:rsidP="00B15622">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lastRenderedPageBreak/>
        <w:t>(五) 投影校正與 AR 輔助設計</w:t>
      </w:r>
    </w:p>
    <w:p w14:paraId="0D18B16A" w14:textId="7E11B25F" w:rsidR="006E622C" w:rsidRPr="00B15622"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為了使系統分析結果能正確對應至實體球桌，本系統設計投影校正機制。系統透過校正流程取得攝影機畫面與投影畫面之間的對應關係，並建立座標轉換矩陣。完成校正後，後端即可將分析得到的球體位置、路徑規劃結果與輔助圖形轉換至投影座標系，並輸出至投影畫面。</w:t>
      </w:r>
      <w:r w:rsidR="00DF6273" w:rsidRPr="00DF6273">
        <w:rPr>
          <w:rFonts w:asciiTheme="majorEastAsia" w:eastAsiaTheme="majorEastAsia" w:hAnsiTheme="majorEastAsia" w:hint="eastAsia"/>
        </w:rPr>
        <w:t>投影校正與座標轉換流程如 Figure 5 所示。</w:t>
      </w:r>
    </w:p>
    <w:p w14:paraId="1CE60CC0" w14:textId="5134414F" w:rsidR="006E622C" w:rsidRDefault="006E622C" w:rsidP="0071136D">
      <w:pPr>
        <w:pStyle w:val="Web"/>
        <w:spacing w:before="0" w:beforeAutospacing="0" w:afterLines="50" w:after="12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投影畫面由後端投影渲染模組產生，可依照不同模式顯示不同內容。例如在校正模式下顯示校正標記；在練習模式下顯示目標球位置、路徑輔助線或練習提示；在比賽模式下則可顯示與比賽狀態相關的輔助資訊。此設計使系統能將分析結果以視覺化方式呈現在球桌上，提升使用者對擊球方向與路徑的理解。</w:t>
      </w:r>
    </w:p>
    <w:p w14:paraId="3FBBC72D" w14:textId="61659BFC" w:rsidR="00E13DAA" w:rsidRDefault="00E13DAA" w:rsidP="00E13DAA">
      <w:pPr>
        <w:pStyle w:val="Web"/>
        <w:spacing w:before="0" w:beforeAutospacing="0" w:afterLines="50" w:after="120" w:afterAutospacing="0"/>
        <w:jc w:val="center"/>
        <w:rPr>
          <w:rFonts w:asciiTheme="majorEastAsia" w:eastAsiaTheme="majorEastAsia" w:hAnsiTheme="majorEastAsia"/>
        </w:rPr>
      </w:pPr>
      <w:r w:rsidRPr="00E13DAA">
        <w:rPr>
          <w:rFonts w:asciiTheme="majorEastAsia" w:eastAsiaTheme="majorEastAsia" w:hAnsiTheme="majorEastAsia"/>
          <w:noProof/>
        </w:rPr>
        <w:drawing>
          <wp:inline distT="0" distB="0" distL="0" distR="0" wp14:anchorId="5E0506C0" wp14:editId="3F650905">
            <wp:extent cx="5996407" cy="2019300"/>
            <wp:effectExtent l="0" t="0" r="444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32"/>
                    <a:stretch/>
                  </pic:blipFill>
                  <pic:spPr bwMode="auto">
                    <a:xfrm>
                      <a:off x="0" y="0"/>
                      <a:ext cx="5996407" cy="2019300"/>
                    </a:xfrm>
                    <a:prstGeom prst="rect">
                      <a:avLst/>
                    </a:prstGeom>
                    <a:ln>
                      <a:noFill/>
                    </a:ln>
                    <a:extLst>
                      <a:ext uri="{53640926-AAD7-44D8-BBD7-CCE9431645EC}">
                        <a14:shadowObscured xmlns:a14="http://schemas.microsoft.com/office/drawing/2010/main"/>
                      </a:ext>
                    </a:extLst>
                  </pic:spPr>
                </pic:pic>
              </a:graphicData>
            </a:graphic>
          </wp:inline>
        </w:drawing>
      </w:r>
    </w:p>
    <w:p w14:paraId="121E0E42" w14:textId="0451B1A9" w:rsidR="00E13DAA" w:rsidRPr="006E622C" w:rsidRDefault="00E13DAA" w:rsidP="00E13DAA">
      <w:pPr>
        <w:pStyle w:val="Web"/>
        <w:spacing w:before="0" w:beforeAutospacing="0" w:afterLines="50" w:after="120" w:afterAutospacing="0"/>
        <w:jc w:val="center"/>
        <w:rPr>
          <w:rFonts w:asciiTheme="majorEastAsia" w:eastAsiaTheme="majorEastAsia" w:hAnsiTheme="majorEastAsia"/>
        </w:rPr>
      </w:pPr>
      <w:bookmarkStart w:id="13" w:name="_Hlk230955394"/>
      <w:r w:rsidRPr="00857926">
        <w:rPr>
          <w:rFonts w:asciiTheme="majorEastAsia" w:eastAsiaTheme="majorEastAsia" w:hAnsiTheme="majorEastAsia"/>
          <w:sz w:val="20"/>
          <w:szCs w:val="20"/>
        </w:rPr>
        <w:t xml:space="preserve">Figure </w:t>
      </w:r>
      <w:r>
        <w:rPr>
          <w:rFonts w:asciiTheme="majorEastAsia" w:eastAsiaTheme="majorEastAsia" w:hAnsiTheme="majorEastAsia"/>
          <w:sz w:val="20"/>
          <w:szCs w:val="20"/>
        </w:rPr>
        <w:t>5</w:t>
      </w:r>
      <w:bookmarkEnd w:id="13"/>
      <w:r>
        <w:rPr>
          <w:rFonts w:asciiTheme="majorEastAsia" w:eastAsiaTheme="majorEastAsia" w:hAnsiTheme="majorEastAsia" w:hint="eastAsia"/>
          <w:sz w:val="20"/>
          <w:szCs w:val="20"/>
        </w:rPr>
        <w:t xml:space="preserve"> 投影校正與座標轉換流程圖</w:t>
      </w:r>
    </w:p>
    <w:p w14:paraId="21382E76" w14:textId="13C7A10C" w:rsidR="006E622C" w:rsidRPr="004F0EF7" w:rsidRDefault="006E622C" w:rsidP="00B15622">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t>(六) 路徑規劃與策略輔助</w:t>
      </w:r>
    </w:p>
    <w:p w14:paraId="772B09A6" w14:textId="4AAF6F82" w:rsidR="005E7BD5" w:rsidRPr="005E7BD5" w:rsidRDefault="005E7BD5" w:rsidP="0071136D">
      <w:pPr>
        <w:pStyle w:val="Web"/>
        <w:spacing w:afterLines="50" w:after="120" w:afterAutospacing="0"/>
        <w:ind w:firstLineChars="200" w:firstLine="500"/>
        <w:rPr>
          <w:rFonts w:asciiTheme="majorEastAsia" w:eastAsiaTheme="majorEastAsia" w:hAnsiTheme="majorEastAsia"/>
        </w:rPr>
      </w:pPr>
      <w:r w:rsidRPr="005E7BD5">
        <w:rPr>
          <w:rFonts w:asciiTheme="majorEastAsia" w:eastAsiaTheme="majorEastAsia" w:hAnsiTheme="majorEastAsia" w:hint="eastAsia"/>
        </w:rPr>
        <w:t>本系統除了進行球體偵測外，也設計路徑規劃與策略輔助功能。後端會根據目前球桌狀態，取得母球、目標球、其他</w:t>
      </w:r>
      <w:proofErr w:type="gramStart"/>
      <w:r w:rsidRPr="005E7BD5">
        <w:rPr>
          <w:rFonts w:asciiTheme="majorEastAsia" w:eastAsiaTheme="majorEastAsia" w:hAnsiTheme="majorEastAsia" w:hint="eastAsia"/>
        </w:rPr>
        <w:t>球體與袋口</w:t>
      </w:r>
      <w:proofErr w:type="gramEnd"/>
      <w:r w:rsidRPr="005E7BD5">
        <w:rPr>
          <w:rFonts w:asciiTheme="majorEastAsia" w:eastAsiaTheme="majorEastAsia" w:hAnsiTheme="majorEastAsia" w:hint="eastAsia"/>
        </w:rPr>
        <w:t>的位置資訊，並依據這些資料產生候選擊球路線。系統會分析擊球方向、目標點、路徑長度、角度難度，以及路線上是否受到其他球體阻擋，藉此判斷不同路線的可行性。</w:t>
      </w:r>
    </w:p>
    <w:p w14:paraId="2460E040" w14:textId="2DA7D2F1" w:rsidR="005E7BD5" w:rsidRPr="005E7BD5" w:rsidRDefault="005E7BD5" w:rsidP="005E7BD5">
      <w:pPr>
        <w:pStyle w:val="Web"/>
        <w:spacing w:before="0" w:beforeAutospacing="0" w:afterLines="50" w:after="120" w:afterAutospacing="0"/>
        <w:ind w:firstLineChars="200" w:firstLine="500"/>
        <w:rPr>
          <w:rFonts w:asciiTheme="majorEastAsia" w:eastAsiaTheme="majorEastAsia" w:hAnsiTheme="majorEastAsia"/>
        </w:rPr>
      </w:pPr>
      <w:r w:rsidRPr="005E7BD5">
        <w:rPr>
          <w:rFonts w:asciiTheme="majorEastAsia" w:eastAsiaTheme="majorEastAsia" w:hAnsiTheme="majorEastAsia" w:hint="eastAsia"/>
        </w:rPr>
        <w:t>在產生候選路線後，系統會透過路線評分機制進行比較，選出較適合的擊球路徑作為輔助建議。分析結果可顯示於前端監控畫面中，也可透過投影畫面呈現在球桌上，使使用者能更直觀地理解建議擊球方向、可能路徑與策略選擇。路徑規劃與策略輔助流程如 Figure 6 所示。</w:t>
      </w:r>
    </w:p>
    <w:p w14:paraId="5D43347E" w14:textId="70A363AF" w:rsidR="005E7BD5" w:rsidRDefault="005E7BD5" w:rsidP="005E7BD5">
      <w:pPr>
        <w:pStyle w:val="Web"/>
        <w:spacing w:before="0" w:beforeAutospacing="0" w:afterLines="50" w:after="120" w:afterAutospacing="0"/>
        <w:ind w:firstLineChars="200" w:firstLine="500"/>
        <w:rPr>
          <w:rFonts w:asciiTheme="majorEastAsia" w:eastAsiaTheme="majorEastAsia" w:hAnsiTheme="majorEastAsia"/>
        </w:rPr>
      </w:pPr>
      <w:r w:rsidRPr="005E7BD5">
        <w:rPr>
          <w:rFonts w:asciiTheme="majorEastAsia" w:eastAsiaTheme="majorEastAsia" w:hAnsiTheme="majorEastAsia" w:hint="eastAsia"/>
        </w:rPr>
        <w:t>本系統的路徑規劃主要以幾何分析與基礎物理概念為基礎，現階段著重於可行路線判斷與視覺化輔助。後續若進一步加入摩擦、旋轉、擊球力度與更完整的碰撞模型，將可提升策略建議在實際擊球情境中的準確度與參考價值。</w:t>
      </w:r>
    </w:p>
    <w:p w14:paraId="47341521" w14:textId="7E1BDB59" w:rsidR="005E7BD5" w:rsidRDefault="005E7BD5" w:rsidP="005E7BD5">
      <w:pPr>
        <w:pStyle w:val="Web"/>
        <w:spacing w:before="0" w:beforeAutospacing="0" w:afterLines="50" w:after="120" w:afterAutospacing="0"/>
        <w:ind w:firstLineChars="200" w:firstLine="480"/>
        <w:jc w:val="center"/>
        <w:rPr>
          <w:rFonts w:asciiTheme="majorEastAsia" w:eastAsiaTheme="majorEastAsia" w:hAnsiTheme="majorEastAsia"/>
        </w:rPr>
      </w:pPr>
      <w:r w:rsidRPr="005E7BD5">
        <w:rPr>
          <w:rFonts w:asciiTheme="majorEastAsia" w:eastAsiaTheme="majorEastAsia" w:hAnsiTheme="majorEastAsia"/>
          <w:noProof/>
        </w:rPr>
        <w:lastRenderedPageBreak/>
        <w:drawing>
          <wp:inline distT="0" distB="0" distL="0" distR="0" wp14:anchorId="457237C4" wp14:editId="4666D82C">
            <wp:extent cx="4121624" cy="3807899"/>
            <wp:effectExtent l="0" t="0" r="0" b="254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728"/>
                    <a:stretch/>
                  </pic:blipFill>
                  <pic:spPr bwMode="auto">
                    <a:xfrm>
                      <a:off x="0" y="0"/>
                      <a:ext cx="4136679" cy="3821808"/>
                    </a:xfrm>
                    <a:prstGeom prst="rect">
                      <a:avLst/>
                    </a:prstGeom>
                    <a:ln>
                      <a:noFill/>
                    </a:ln>
                    <a:extLst>
                      <a:ext uri="{53640926-AAD7-44D8-BBD7-CCE9431645EC}">
                        <a14:shadowObscured xmlns:a14="http://schemas.microsoft.com/office/drawing/2010/main"/>
                      </a:ext>
                    </a:extLst>
                  </pic:spPr>
                </pic:pic>
              </a:graphicData>
            </a:graphic>
          </wp:inline>
        </w:drawing>
      </w:r>
    </w:p>
    <w:p w14:paraId="0DBAD7FA" w14:textId="29B6A7A3" w:rsidR="001A2AAD" w:rsidRDefault="001A2AAD" w:rsidP="005E7BD5">
      <w:pPr>
        <w:pStyle w:val="Web"/>
        <w:spacing w:before="0" w:beforeAutospacing="0" w:afterLines="50" w:after="120" w:afterAutospacing="0"/>
        <w:ind w:firstLineChars="200" w:firstLine="420"/>
        <w:jc w:val="center"/>
        <w:rPr>
          <w:rFonts w:asciiTheme="majorEastAsia" w:eastAsiaTheme="majorEastAsia" w:hAnsiTheme="majorEastAsia"/>
          <w:sz w:val="20"/>
          <w:szCs w:val="20"/>
        </w:rPr>
      </w:pPr>
      <w:r w:rsidRPr="001A2AAD">
        <w:rPr>
          <w:rFonts w:asciiTheme="majorEastAsia" w:eastAsiaTheme="majorEastAsia" w:hAnsiTheme="majorEastAsia"/>
          <w:sz w:val="20"/>
          <w:szCs w:val="20"/>
        </w:rPr>
        <w:t>Figure 6</w:t>
      </w:r>
      <w:r w:rsidRPr="001A2AAD">
        <w:rPr>
          <w:rFonts w:asciiTheme="majorEastAsia" w:eastAsiaTheme="majorEastAsia" w:hAnsiTheme="majorEastAsia" w:hint="eastAsia"/>
          <w:sz w:val="20"/>
          <w:szCs w:val="20"/>
        </w:rPr>
        <w:t xml:space="preserve"> 路徑規劃與策略輔助流程圖</w:t>
      </w:r>
    </w:p>
    <w:p w14:paraId="5F49F1D4" w14:textId="2FFBB78D" w:rsidR="006E4710" w:rsidRDefault="006E4710" w:rsidP="006E4710">
      <w:pPr>
        <w:pStyle w:val="Web"/>
        <w:spacing w:before="0" w:beforeAutospacing="0" w:afterLines="50" w:after="120" w:afterAutospacing="0"/>
        <w:rPr>
          <w:rFonts w:asciiTheme="majorEastAsia" w:eastAsiaTheme="majorEastAsia" w:hAnsiTheme="majorEastAsia"/>
          <w:b/>
          <w:bCs/>
          <w:sz w:val="28"/>
          <w:szCs w:val="28"/>
        </w:rPr>
      </w:pPr>
      <w:r w:rsidRPr="006E4710">
        <w:rPr>
          <w:rFonts w:asciiTheme="majorEastAsia" w:eastAsiaTheme="majorEastAsia" w:hAnsiTheme="majorEastAsia" w:hint="eastAsia"/>
          <w:b/>
          <w:bCs/>
          <w:sz w:val="28"/>
          <w:szCs w:val="28"/>
        </w:rPr>
        <w:t>(七) 軌跡預測之物理模型</w:t>
      </w:r>
    </w:p>
    <w:p w14:paraId="1DBBC0EB" w14:textId="1559878E" w:rsidR="006E4710" w:rsidRPr="006E4710" w:rsidRDefault="006E4710" w:rsidP="0071136D">
      <w:pPr>
        <w:pStyle w:val="Web"/>
        <w:spacing w:before="0" w:beforeAutospacing="0" w:afterLines="50" w:after="120" w:afterAutospacing="0"/>
        <w:ind w:firstLineChars="200" w:firstLine="500"/>
        <w:rPr>
          <w:rFonts w:asciiTheme="majorEastAsia" w:eastAsiaTheme="majorEastAsia" w:hAnsiTheme="majorEastAsia"/>
        </w:rPr>
      </w:pPr>
      <w:r w:rsidRPr="006E4710">
        <w:rPr>
          <w:rFonts w:asciiTheme="majorEastAsia" w:eastAsiaTheme="majorEastAsia" w:hAnsiTheme="majorEastAsia" w:hint="eastAsia"/>
        </w:rPr>
        <w:t>系統的路徑規劃與輔助線顯示，除了依據球體位置、袋口位置與障礙球狀態進行判斷外，也參考撞球碰撞的基本物理概念，用以</w:t>
      </w:r>
      <w:proofErr w:type="gramStart"/>
      <w:r w:rsidRPr="006E4710">
        <w:rPr>
          <w:rFonts w:asciiTheme="majorEastAsia" w:eastAsiaTheme="majorEastAsia" w:hAnsiTheme="majorEastAsia" w:hint="eastAsia"/>
        </w:rPr>
        <w:t>推估母球</w:t>
      </w:r>
      <w:proofErr w:type="gramEnd"/>
      <w:r w:rsidRPr="006E4710">
        <w:rPr>
          <w:rFonts w:asciiTheme="majorEastAsia" w:eastAsiaTheme="majorEastAsia" w:hAnsiTheme="majorEastAsia" w:hint="eastAsia"/>
        </w:rPr>
        <w:t>與目標球碰撞後的可能行進方向。此物理模型主要作為軌跡預測與路線輔助的基礎，使系統能根據目前球桌狀態產生較直觀的擊球方向參考。</w:t>
      </w:r>
    </w:p>
    <w:p w14:paraId="66BD7336" w14:textId="73F868E7" w:rsidR="006E4710" w:rsidRDefault="006E4710" w:rsidP="0071136D">
      <w:pPr>
        <w:pStyle w:val="Web"/>
        <w:spacing w:before="0" w:beforeAutospacing="0" w:afterLines="50" w:after="120" w:afterAutospacing="0"/>
        <w:ind w:firstLineChars="200" w:firstLine="500"/>
        <w:rPr>
          <w:rFonts w:asciiTheme="majorEastAsia" w:eastAsiaTheme="majorEastAsia" w:hAnsiTheme="majorEastAsia"/>
        </w:rPr>
      </w:pPr>
      <w:r w:rsidRPr="006E4710">
        <w:rPr>
          <w:rFonts w:asciiTheme="majorEastAsia" w:eastAsiaTheme="majorEastAsia" w:hAnsiTheme="majorEastAsia" w:hint="eastAsia"/>
        </w:rPr>
        <w:t>首先，系統會根據 YOLO 偵測結果取得母球與目標球的圓心座標。假設母球圓心位置為 p1，目標球圓心位置為 p2，則兩球圓心連線方向可作為碰撞時的法線方向。系統將兩球圓心向量正規化後，可得到碰撞法線單位向量 n，如 Figure 7 所示。</w:t>
      </w:r>
    </w:p>
    <w:p w14:paraId="3F5692EB" w14:textId="3F5BFCE2" w:rsidR="006E4710" w:rsidRDefault="006E4710" w:rsidP="002B0525">
      <w:pPr>
        <w:pStyle w:val="Web"/>
        <w:spacing w:before="0" w:beforeAutospacing="0" w:afterLines="50" w:after="120" w:afterAutospacing="0"/>
        <w:jc w:val="center"/>
        <w:rPr>
          <w:rFonts w:asciiTheme="majorEastAsia" w:eastAsiaTheme="majorEastAsia" w:hAnsiTheme="majorEastAsia"/>
        </w:rPr>
      </w:pPr>
      <w:r w:rsidRPr="00EC0249">
        <w:rPr>
          <w:noProof/>
        </w:rPr>
        <w:drawing>
          <wp:inline distT="0" distB="0" distL="0" distR="0" wp14:anchorId="6F76225A" wp14:editId="3477BC2B">
            <wp:extent cx="2775341" cy="818866"/>
            <wp:effectExtent l="0" t="0" r="635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3227" b="19971"/>
                    <a:stretch/>
                  </pic:blipFill>
                  <pic:spPr bwMode="auto">
                    <a:xfrm>
                      <a:off x="0" y="0"/>
                      <a:ext cx="2847371" cy="840118"/>
                    </a:xfrm>
                    <a:prstGeom prst="rect">
                      <a:avLst/>
                    </a:prstGeom>
                    <a:ln>
                      <a:noFill/>
                    </a:ln>
                    <a:extLst>
                      <a:ext uri="{53640926-AAD7-44D8-BBD7-CCE9431645EC}">
                        <a14:shadowObscured xmlns:a14="http://schemas.microsoft.com/office/drawing/2010/main"/>
                      </a:ext>
                    </a:extLst>
                  </pic:spPr>
                </pic:pic>
              </a:graphicData>
            </a:graphic>
          </wp:inline>
        </w:drawing>
      </w:r>
    </w:p>
    <w:p w14:paraId="47014B82" w14:textId="78566C91" w:rsidR="002B0525" w:rsidRDefault="002B0525" w:rsidP="002B0525">
      <w:pPr>
        <w:pStyle w:val="Web"/>
        <w:spacing w:before="0" w:beforeAutospacing="0" w:afterLines="50" w:after="120" w:afterAutospacing="0"/>
        <w:jc w:val="center"/>
        <w:rPr>
          <w:rFonts w:asciiTheme="majorEastAsia" w:eastAsiaTheme="majorEastAsia" w:hAnsiTheme="majorEastAsia"/>
          <w:sz w:val="20"/>
          <w:szCs w:val="20"/>
        </w:rPr>
      </w:pPr>
      <w:r w:rsidRPr="002B0525">
        <w:rPr>
          <w:rFonts w:asciiTheme="majorEastAsia" w:eastAsiaTheme="majorEastAsia" w:hAnsiTheme="majorEastAsia" w:hint="eastAsia"/>
          <w:sz w:val="20"/>
          <w:szCs w:val="20"/>
        </w:rPr>
        <w:t>Figure 7 碰撞法線單位向量定義示意圖</w:t>
      </w:r>
    </w:p>
    <w:p w14:paraId="0775D03F" w14:textId="14951604" w:rsidR="002B0525" w:rsidRPr="002B0525" w:rsidRDefault="002B0525" w:rsidP="0071136D">
      <w:pPr>
        <w:pStyle w:val="Web"/>
        <w:spacing w:afterLines="50" w:after="120" w:afterAutospacing="0"/>
        <w:ind w:firstLineChars="200" w:firstLine="500"/>
        <w:rPr>
          <w:rFonts w:asciiTheme="majorEastAsia" w:eastAsiaTheme="majorEastAsia" w:hAnsiTheme="majorEastAsia"/>
        </w:rPr>
      </w:pPr>
      <w:r w:rsidRPr="002B0525">
        <w:rPr>
          <w:rFonts w:asciiTheme="majorEastAsia" w:eastAsiaTheme="majorEastAsia" w:hAnsiTheme="majorEastAsia" w:hint="eastAsia"/>
        </w:rPr>
        <w:t>在取得碰撞法線方向後，系統可進一步分析母球速度在碰撞方向上的分量。於理想彈性碰撞假設下，若兩顆球質量相同，且暫不考慮旋轉、摩擦與能量損失，</w:t>
      </w:r>
      <w:proofErr w:type="gramStart"/>
      <w:r w:rsidRPr="002B0525">
        <w:rPr>
          <w:rFonts w:asciiTheme="majorEastAsia" w:eastAsiaTheme="majorEastAsia" w:hAnsiTheme="majorEastAsia" w:hint="eastAsia"/>
        </w:rPr>
        <w:t>母球沿法線</w:t>
      </w:r>
      <w:proofErr w:type="gramEnd"/>
      <w:r w:rsidRPr="002B0525">
        <w:rPr>
          <w:rFonts w:asciiTheme="majorEastAsia" w:eastAsiaTheme="majorEastAsia" w:hAnsiTheme="majorEastAsia" w:hint="eastAsia"/>
        </w:rPr>
        <w:t>方向的速度分量會傳遞給目標球，而母球則保留垂直於法線方向的速度分量。因此，可利用速度向量分解推估碰撞後母球與目標球的移動方向，其基本關係如 Figure 8 所示。</w:t>
      </w:r>
    </w:p>
    <w:p w14:paraId="4DC2A4DA" w14:textId="504609E7" w:rsidR="002B0525" w:rsidRDefault="002B0525">
      <w:pPr>
        <w:rPr>
          <w:rFonts w:asciiTheme="majorEastAsia" w:eastAsiaTheme="majorEastAsia" w:hAnsiTheme="majorEastAsia" w:cs="PMingLiU"/>
          <w:sz w:val="20"/>
          <w:szCs w:val="20"/>
        </w:rPr>
      </w:pPr>
      <w:r>
        <w:rPr>
          <w:rFonts w:asciiTheme="majorEastAsia" w:eastAsiaTheme="majorEastAsia" w:hAnsiTheme="majorEastAsia"/>
          <w:sz w:val="20"/>
          <w:szCs w:val="20"/>
        </w:rPr>
        <w:br w:type="page"/>
      </w:r>
    </w:p>
    <w:p w14:paraId="29F6C094" w14:textId="23E79866" w:rsidR="002B0525" w:rsidRPr="002B0525" w:rsidRDefault="002B0525" w:rsidP="002B0525">
      <w:pPr>
        <w:pStyle w:val="Web"/>
        <w:spacing w:afterLines="50" w:after="120"/>
        <w:jc w:val="center"/>
        <w:rPr>
          <w:rFonts w:asciiTheme="majorEastAsia" w:eastAsiaTheme="majorEastAsia" w:hAnsiTheme="majorEastAsia"/>
          <w:sz w:val="20"/>
          <w:szCs w:val="20"/>
        </w:rPr>
      </w:pPr>
      <w:r w:rsidRPr="00314D75">
        <w:rPr>
          <w:noProof/>
        </w:rPr>
        <w:lastRenderedPageBreak/>
        <w:drawing>
          <wp:inline distT="0" distB="0" distL="0" distR="0" wp14:anchorId="06CE4132" wp14:editId="46DF5D91">
            <wp:extent cx="3306396" cy="107135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723" t="9494" r="-2258" b="15181"/>
                    <a:stretch/>
                  </pic:blipFill>
                  <pic:spPr bwMode="auto">
                    <a:xfrm>
                      <a:off x="0" y="0"/>
                      <a:ext cx="3364646" cy="1090224"/>
                    </a:xfrm>
                    <a:prstGeom prst="rect">
                      <a:avLst/>
                    </a:prstGeom>
                    <a:ln>
                      <a:noFill/>
                    </a:ln>
                    <a:extLst>
                      <a:ext uri="{53640926-AAD7-44D8-BBD7-CCE9431645EC}">
                        <a14:shadowObscured xmlns:a14="http://schemas.microsoft.com/office/drawing/2010/main"/>
                      </a:ext>
                    </a:extLst>
                  </pic:spPr>
                </pic:pic>
              </a:graphicData>
            </a:graphic>
          </wp:inline>
        </w:drawing>
      </w:r>
    </w:p>
    <w:p w14:paraId="268FDE01" w14:textId="3C167AAA" w:rsidR="002B0525" w:rsidRDefault="002B0525" w:rsidP="002B0525">
      <w:pPr>
        <w:pStyle w:val="Web"/>
        <w:spacing w:before="0" w:beforeAutospacing="0" w:afterLines="50" w:after="120" w:afterAutospacing="0"/>
        <w:jc w:val="center"/>
        <w:rPr>
          <w:rFonts w:asciiTheme="majorEastAsia" w:eastAsiaTheme="majorEastAsia" w:hAnsiTheme="majorEastAsia"/>
          <w:sz w:val="20"/>
          <w:szCs w:val="20"/>
        </w:rPr>
      </w:pPr>
      <w:r w:rsidRPr="002B0525">
        <w:rPr>
          <w:rFonts w:asciiTheme="majorEastAsia" w:eastAsiaTheme="majorEastAsia" w:hAnsiTheme="majorEastAsia" w:hint="eastAsia"/>
          <w:sz w:val="20"/>
          <w:szCs w:val="20"/>
        </w:rPr>
        <w:t>Figure 8 碰撞後母球與目標球速度向量計算示意圖</w:t>
      </w:r>
    </w:p>
    <w:p w14:paraId="08864492" w14:textId="34006B14" w:rsidR="002B0525" w:rsidRDefault="002B0525" w:rsidP="0071136D">
      <w:pPr>
        <w:pStyle w:val="Web"/>
        <w:spacing w:before="0" w:beforeAutospacing="0" w:afterLines="50" w:after="120" w:afterAutospacing="0"/>
        <w:ind w:firstLineChars="200" w:firstLine="500"/>
        <w:rPr>
          <w:rFonts w:asciiTheme="majorEastAsia" w:eastAsiaTheme="majorEastAsia" w:hAnsiTheme="majorEastAsia"/>
        </w:rPr>
      </w:pPr>
      <w:r w:rsidRPr="002B0525">
        <w:rPr>
          <w:rFonts w:asciiTheme="majorEastAsia" w:eastAsiaTheme="majorEastAsia" w:hAnsiTheme="majorEastAsia" w:hint="eastAsia"/>
        </w:rPr>
        <w:t>為了更直觀呈現碰撞後的方向變化，本研究以示意圖說明母球原始速度 v1、碰撞法線方向 n、碰撞後母球速度 v1′ 與目標球速度 v2′ 的關係，如 Figure 9 所示。透過此模型，系統可推估擊球後目標球可能前進的方向，並作為路徑規劃與投影輔助線產生的參考。</w:t>
      </w:r>
    </w:p>
    <w:p w14:paraId="01991C2D" w14:textId="3F65783B" w:rsidR="00762FC7" w:rsidRDefault="00762FC7" w:rsidP="00762FC7">
      <w:pPr>
        <w:pStyle w:val="Web"/>
        <w:spacing w:before="0" w:beforeAutospacing="0" w:afterLines="50" w:after="120" w:afterAutospacing="0"/>
        <w:jc w:val="center"/>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489C535F" wp14:editId="59161661">
            <wp:extent cx="3038036" cy="1630907"/>
            <wp:effectExtent l="0" t="0" r="0" b="762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rotWithShape="1">
                    <a:blip r:embed="rId21" cstate="print">
                      <a:extLst>
                        <a:ext uri="{28A0092B-C50C-407E-A947-70E740481C1C}">
                          <a14:useLocalDpi xmlns:a14="http://schemas.microsoft.com/office/drawing/2010/main" val="0"/>
                        </a:ext>
                      </a:extLst>
                    </a:blip>
                    <a:srcRect t="8085" b="20335"/>
                    <a:stretch/>
                  </pic:blipFill>
                  <pic:spPr bwMode="auto">
                    <a:xfrm>
                      <a:off x="0" y="0"/>
                      <a:ext cx="3054038" cy="1639498"/>
                    </a:xfrm>
                    <a:prstGeom prst="rect">
                      <a:avLst/>
                    </a:prstGeom>
                    <a:ln>
                      <a:noFill/>
                    </a:ln>
                    <a:extLst>
                      <a:ext uri="{53640926-AAD7-44D8-BBD7-CCE9431645EC}">
                        <a14:shadowObscured xmlns:a14="http://schemas.microsoft.com/office/drawing/2010/main"/>
                      </a:ext>
                    </a:extLst>
                  </pic:spPr>
                </pic:pic>
              </a:graphicData>
            </a:graphic>
          </wp:inline>
        </w:drawing>
      </w:r>
    </w:p>
    <w:p w14:paraId="32C245FA" w14:textId="091680AF" w:rsidR="00762FC7" w:rsidRDefault="00762FC7" w:rsidP="00762FC7">
      <w:pPr>
        <w:pStyle w:val="Web"/>
        <w:spacing w:before="0" w:beforeAutospacing="0" w:afterLines="50" w:after="120" w:afterAutospacing="0"/>
        <w:jc w:val="center"/>
        <w:rPr>
          <w:rFonts w:asciiTheme="majorEastAsia" w:eastAsiaTheme="majorEastAsia" w:hAnsiTheme="majorEastAsia"/>
          <w:sz w:val="20"/>
          <w:szCs w:val="20"/>
        </w:rPr>
      </w:pPr>
      <w:bookmarkStart w:id="14" w:name="_Hlk232905807"/>
      <w:r w:rsidRPr="00762FC7">
        <w:rPr>
          <w:rFonts w:asciiTheme="majorEastAsia" w:eastAsiaTheme="majorEastAsia" w:hAnsiTheme="majorEastAsia" w:hint="eastAsia"/>
          <w:sz w:val="20"/>
          <w:szCs w:val="20"/>
        </w:rPr>
        <w:t>Figure 9 理想彈性碰撞下速度分解示意圖</w:t>
      </w:r>
      <w:bookmarkEnd w:id="14"/>
    </w:p>
    <w:p w14:paraId="3F53688E" w14:textId="032413C4" w:rsidR="00762FC7" w:rsidRPr="00762FC7" w:rsidRDefault="00762FC7" w:rsidP="0071136D">
      <w:pPr>
        <w:pStyle w:val="Web"/>
        <w:spacing w:before="0" w:beforeAutospacing="0" w:afterLines="50" w:after="120" w:afterAutospacing="0"/>
        <w:ind w:firstLineChars="200" w:firstLine="500"/>
        <w:rPr>
          <w:rFonts w:asciiTheme="majorEastAsia" w:eastAsiaTheme="majorEastAsia" w:hAnsiTheme="majorEastAsia"/>
        </w:rPr>
      </w:pPr>
      <w:r w:rsidRPr="00762FC7">
        <w:rPr>
          <w:rFonts w:asciiTheme="majorEastAsia" w:eastAsiaTheme="majorEastAsia" w:hAnsiTheme="majorEastAsia" w:hint="eastAsia"/>
        </w:rPr>
        <w:t>需要注意的是，此模型屬於簡化物理模型，主要用於輔助系統進行基礎方向判斷。實際撞球運動會受到擊球力度、球體旋轉、桌面摩擦、</w:t>
      </w:r>
      <w:proofErr w:type="gramStart"/>
      <w:r w:rsidRPr="00762FC7">
        <w:rPr>
          <w:rFonts w:asciiTheme="majorEastAsia" w:eastAsiaTheme="majorEastAsia" w:hAnsiTheme="majorEastAsia" w:hint="eastAsia"/>
        </w:rPr>
        <w:t>膠邊反彈</w:t>
      </w:r>
      <w:proofErr w:type="gramEnd"/>
      <w:r w:rsidRPr="00762FC7">
        <w:rPr>
          <w:rFonts w:asciiTheme="majorEastAsia" w:eastAsiaTheme="majorEastAsia" w:hAnsiTheme="majorEastAsia" w:hint="eastAsia"/>
        </w:rPr>
        <w:t>與非理想碰撞等因素影響，因此實際球路可能與理想模型有所差異。目前系統在路徑規劃時，會再搭配球桌狀態、袋口位置、障礙球檢查與路線評分機制進行綜合判斷，以提升輔助建議的實用性。後續若加入摩擦係數、旋轉參數與更完整的碰撞模型，將可進一步提升軌跡預測準確度。</w:t>
      </w:r>
    </w:p>
    <w:p w14:paraId="07C7DD7C" w14:textId="32D4D330" w:rsidR="006E622C" w:rsidRPr="004F0EF7" w:rsidRDefault="006E622C" w:rsidP="00B15622">
      <w:pPr>
        <w:pStyle w:val="Web"/>
        <w:spacing w:before="0" w:beforeAutospacing="0" w:afterLines="50" w:after="120" w:afterAutospacing="0"/>
        <w:rPr>
          <w:rFonts w:asciiTheme="majorEastAsia" w:eastAsiaTheme="majorEastAsia" w:hAnsiTheme="majorEastAsia"/>
          <w:b/>
          <w:sz w:val="28"/>
          <w:szCs w:val="28"/>
        </w:rPr>
      </w:pPr>
      <w:r w:rsidRPr="004F0EF7">
        <w:rPr>
          <w:rFonts w:asciiTheme="majorEastAsia" w:eastAsiaTheme="majorEastAsia" w:hAnsiTheme="majorEastAsia" w:hint="eastAsia"/>
          <w:b/>
          <w:sz w:val="28"/>
          <w:szCs w:val="28"/>
        </w:rPr>
        <w:t>(</w:t>
      </w:r>
      <w:r w:rsidR="006E4710">
        <w:rPr>
          <w:rFonts w:asciiTheme="majorEastAsia" w:eastAsiaTheme="majorEastAsia" w:hAnsiTheme="majorEastAsia" w:hint="eastAsia"/>
          <w:b/>
          <w:sz w:val="28"/>
          <w:szCs w:val="28"/>
        </w:rPr>
        <w:t>八</w:t>
      </w:r>
      <w:r w:rsidRPr="004F0EF7">
        <w:rPr>
          <w:rFonts w:asciiTheme="majorEastAsia" w:eastAsiaTheme="majorEastAsia" w:hAnsiTheme="majorEastAsia" w:hint="eastAsia"/>
          <w:b/>
          <w:sz w:val="28"/>
          <w:szCs w:val="28"/>
        </w:rPr>
        <w:t>) 練習、比賽與回放功能</w:t>
      </w:r>
    </w:p>
    <w:p w14:paraId="286DF2C4" w14:textId="5BBE3C42" w:rsidR="006E622C" w:rsidRDefault="006E622C" w:rsidP="0071136D">
      <w:pPr>
        <w:pStyle w:val="Web"/>
        <w:spacing w:before="0" w:beforeAutospacing="0" w:afterLines="100" w:after="240" w:afterAutospacing="0"/>
        <w:ind w:firstLineChars="200" w:firstLine="500"/>
        <w:rPr>
          <w:rFonts w:asciiTheme="majorEastAsia" w:eastAsiaTheme="majorEastAsia" w:hAnsiTheme="majorEastAsia"/>
        </w:rPr>
      </w:pPr>
      <w:r w:rsidRPr="006E622C">
        <w:rPr>
          <w:rFonts w:asciiTheme="majorEastAsia" w:eastAsiaTheme="majorEastAsia" w:hAnsiTheme="majorEastAsia" w:hint="eastAsia"/>
        </w:rPr>
        <w:t>本系統前端規劃多種操作模式，包含即時影像監控、練習模式、比賽模式與回放功能。練習模式可用於單球練習、指定球型練習或路線輔助訓練；比賽模式則可記錄比賽狀態、回合資訊與相關事件。系統亦提供錄影與回放功能，可將練習或比賽過程保存，方便後續檢視與分析。</w:t>
      </w:r>
    </w:p>
    <w:p w14:paraId="06C1435D" w14:textId="27253A6B" w:rsidR="000648D0" w:rsidRPr="000648D0" w:rsidRDefault="000648D0" w:rsidP="000648D0">
      <w:pPr>
        <w:pStyle w:val="Web"/>
        <w:spacing w:before="0" w:beforeAutospacing="0" w:afterLines="50" w:after="120" w:afterAutospacing="0"/>
        <w:rPr>
          <w:rFonts w:asciiTheme="majorEastAsia" w:eastAsiaTheme="majorEastAsia" w:hAnsiTheme="majorEastAsia"/>
          <w:b/>
          <w:bCs/>
          <w:sz w:val="28"/>
          <w:szCs w:val="28"/>
        </w:rPr>
      </w:pPr>
      <w:r w:rsidRPr="000648D0">
        <w:rPr>
          <w:rFonts w:asciiTheme="majorEastAsia" w:eastAsiaTheme="majorEastAsia" w:hAnsiTheme="majorEastAsia" w:hint="eastAsia"/>
          <w:b/>
          <w:bCs/>
          <w:sz w:val="28"/>
          <w:szCs w:val="28"/>
        </w:rPr>
        <w:t>(九) 手機端 PWA 與 Cloudflare 遠端存取</w:t>
      </w:r>
    </w:p>
    <w:p w14:paraId="3F41EF19" w14:textId="77777777" w:rsidR="000648D0" w:rsidRPr="000648D0" w:rsidRDefault="000648D0" w:rsidP="000648D0">
      <w:pPr>
        <w:pStyle w:val="Web"/>
        <w:spacing w:before="0" w:beforeAutospacing="0" w:afterLines="50" w:after="120" w:afterAutospacing="0"/>
        <w:ind w:firstLineChars="200" w:firstLine="500"/>
        <w:rPr>
          <w:rFonts w:asciiTheme="majorEastAsia" w:eastAsiaTheme="majorEastAsia" w:hAnsiTheme="majorEastAsia"/>
        </w:rPr>
      </w:pPr>
      <w:r w:rsidRPr="000648D0">
        <w:rPr>
          <w:rFonts w:asciiTheme="majorEastAsia" w:eastAsiaTheme="majorEastAsia" w:hAnsiTheme="majorEastAsia" w:hint="eastAsia"/>
        </w:rPr>
        <w:t>除了桌面端操作介面外，本系統亦設計手機端 PWA 介面，使使用者可透過手機瀏覽器進入</w:t>
      </w:r>
      <w:proofErr w:type="gramStart"/>
      <w:r w:rsidRPr="000648D0">
        <w:rPr>
          <w:rFonts w:asciiTheme="majorEastAsia" w:eastAsiaTheme="majorEastAsia" w:hAnsiTheme="majorEastAsia" w:hint="eastAsia"/>
        </w:rPr>
        <w:t>行動端頁面</w:t>
      </w:r>
      <w:proofErr w:type="gramEnd"/>
      <w:r w:rsidRPr="000648D0">
        <w:rPr>
          <w:rFonts w:asciiTheme="majorEastAsia" w:eastAsiaTheme="majorEastAsia" w:hAnsiTheme="majorEastAsia" w:hint="eastAsia"/>
        </w:rPr>
        <w:t>，不需額外安裝原生 App。手機端主要透過 HTTPS 請求與後端 API 溝通，取得個人資料、數據看板、社群資料、好友互動、通知設定與 AI 教練聊天室回覆等內容。此設計使系統除了支援現場桌面操作，也能延伸至行動端查看與互動。</w:t>
      </w:r>
    </w:p>
    <w:p w14:paraId="5F7E6148" w14:textId="77777777" w:rsidR="000648D0" w:rsidRPr="000648D0" w:rsidRDefault="000648D0" w:rsidP="000648D0">
      <w:pPr>
        <w:pStyle w:val="Web"/>
        <w:spacing w:before="0" w:beforeAutospacing="0" w:afterLines="100" w:after="240" w:afterAutospacing="0"/>
        <w:ind w:firstLineChars="200" w:firstLine="500"/>
        <w:rPr>
          <w:rFonts w:asciiTheme="majorEastAsia" w:eastAsiaTheme="majorEastAsia" w:hAnsiTheme="majorEastAsia"/>
        </w:rPr>
      </w:pPr>
      <w:r w:rsidRPr="000648D0">
        <w:rPr>
          <w:rFonts w:asciiTheme="majorEastAsia" w:eastAsiaTheme="majorEastAsia" w:hAnsiTheme="majorEastAsia" w:hint="eastAsia"/>
        </w:rPr>
        <w:t>在遠端存取架構上，本系統透過 Cloudflare Tunnel 將本機或內部網路中的服務轉換為可由外部存取的 HTTPS 網址。手機端 PWA 會先由使用者以手機瀏覽器開啟公開網址，再透過該網址呼叫後端 API。由於手機瀏覽器在遠端連線、PWA 與部分權限功能上通常需要 HTTPS 環境，因此透過 Cloudflare Tunnel 可降低展示與測試時的網路設定成本，並提升手機端連線的便利性。</w:t>
      </w:r>
    </w:p>
    <w:p w14:paraId="37A8A88D" w14:textId="19381584" w:rsidR="000648D0" w:rsidRDefault="000648D0" w:rsidP="006D6D39">
      <w:pPr>
        <w:pStyle w:val="Web"/>
        <w:spacing w:before="0" w:beforeAutospacing="0" w:afterLines="50" w:after="120" w:afterAutospacing="0"/>
        <w:ind w:firstLineChars="200" w:firstLine="500"/>
        <w:rPr>
          <w:rFonts w:asciiTheme="majorEastAsia" w:eastAsiaTheme="majorEastAsia" w:hAnsiTheme="majorEastAsia"/>
        </w:rPr>
      </w:pPr>
      <w:r w:rsidRPr="000648D0">
        <w:rPr>
          <w:rFonts w:asciiTheme="majorEastAsia" w:eastAsiaTheme="majorEastAsia" w:hAnsiTheme="majorEastAsia" w:hint="eastAsia"/>
        </w:rPr>
        <w:lastRenderedPageBreak/>
        <w:t>手機端與桌面端在架構上的分工不同。桌面端主要透過 WebSocket 與 MJPEG 串流取得即時狀態與影像畫面，用於現場監控、投影校正、練習、比賽與回放操作；手機端則主要透過 HTTPS REST API 與後端互動，用於行動端資料查詢、社群互動、好友 QR Code 與 AI 教練聊天室。透過此分工，系統能將高頻即時影像處理保留在桌面端，並將較適合行動裝置的資料查詢與互動功能提供給手機端。</w:t>
      </w:r>
      <w:r w:rsidR="00003D36" w:rsidRPr="00003D36">
        <w:rPr>
          <w:rFonts w:asciiTheme="majorEastAsia" w:eastAsiaTheme="majorEastAsia" w:hAnsiTheme="majorEastAsia" w:hint="eastAsia"/>
        </w:rPr>
        <w:t xml:space="preserve">手機端 PWA 與 Cloudflare 遠端存取流程如 Figure </w:t>
      </w:r>
      <w:r w:rsidR="00003D36">
        <w:rPr>
          <w:rFonts w:asciiTheme="majorEastAsia" w:eastAsiaTheme="majorEastAsia" w:hAnsiTheme="majorEastAsia"/>
        </w:rPr>
        <w:t>10</w:t>
      </w:r>
      <w:r w:rsidR="00003D36" w:rsidRPr="00003D36">
        <w:rPr>
          <w:rFonts w:asciiTheme="majorEastAsia" w:eastAsiaTheme="majorEastAsia" w:hAnsiTheme="majorEastAsia" w:hint="eastAsia"/>
        </w:rPr>
        <w:t xml:space="preserve"> 所示，手機端不直接處理高頻影像串流，而是透過 HTTPS API 取得行動端所需資料；即時影像監控與投影相關流程則仍由桌面端負責。</w:t>
      </w:r>
    </w:p>
    <w:p w14:paraId="57359568" w14:textId="443C69F8" w:rsidR="000648D0" w:rsidRDefault="006D6D39" w:rsidP="006D6D39">
      <w:pPr>
        <w:pStyle w:val="Web"/>
        <w:spacing w:before="0" w:beforeAutospacing="0" w:after="0" w:afterAutospacing="0"/>
        <w:ind w:firstLineChars="200" w:firstLine="480"/>
        <w:rPr>
          <w:rFonts w:asciiTheme="majorEastAsia" w:eastAsiaTheme="majorEastAsia" w:hAnsiTheme="majorEastAsia"/>
        </w:rPr>
      </w:pPr>
      <w:r w:rsidRPr="006D6D39">
        <w:rPr>
          <w:rFonts w:asciiTheme="majorEastAsia" w:eastAsiaTheme="majorEastAsia" w:hAnsiTheme="majorEastAsia"/>
          <w:noProof/>
        </w:rPr>
        <w:drawing>
          <wp:inline distT="0" distB="0" distL="0" distR="0" wp14:anchorId="02771DC6" wp14:editId="595DB9C5">
            <wp:extent cx="5986780" cy="3022979"/>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982"/>
                    <a:stretch/>
                  </pic:blipFill>
                  <pic:spPr bwMode="auto">
                    <a:xfrm>
                      <a:off x="0" y="0"/>
                      <a:ext cx="5992558" cy="3025897"/>
                    </a:xfrm>
                    <a:prstGeom prst="rect">
                      <a:avLst/>
                    </a:prstGeom>
                    <a:ln>
                      <a:noFill/>
                    </a:ln>
                    <a:extLst>
                      <a:ext uri="{53640926-AAD7-44D8-BBD7-CCE9431645EC}">
                        <a14:shadowObscured xmlns:a14="http://schemas.microsoft.com/office/drawing/2010/main"/>
                      </a:ext>
                    </a:extLst>
                  </pic:spPr>
                </pic:pic>
              </a:graphicData>
            </a:graphic>
          </wp:inline>
        </w:drawing>
      </w:r>
    </w:p>
    <w:p w14:paraId="5CBA19F2" w14:textId="1F465F08" w:rsidR="006D6D39" w:rsidRDefault="006D6D39" w:rsidP="006D6D39">
      <w:pPr>
        <w:pStyle w:val="Web"/>
        <w:spacing w:before="0" w:beforeAutospacing="0" w:afterLines="50" w:after="120" w:afterAutospacing="0"/>
        <w:ind w:firstLineChars="200" w:firstLine="420"/>
        <w:jc w:val="center"/>
        <w:rPr>
          <w:rFonts w:asciiTheme="majorEastAsia" w:eastAsiaTheme="majorEastAsia" w:hAnsiTheme="majorEastAsia"/>
          <w:sz w:val="20"/>
          <w:szCs w:val="20"/>
        </w:rPr>
      </w:pPr>
      <w:bookmarkStart w:id="15" w:name="_Hlk232907095"/>
      <w:r w:rsidRPr="00762FC7">
        <w:rPr>
          <w:rFonts w:asciiTheme="majorEastAsia" w:eastAsiaTheme="majorEastAsia" w:hAnsiTheme="majorEastAsia" w:hint="eastAsia"/>
          <w:sz w:val="20"/>
          <w:szCs w:val="20"/>
        </w:rPr>
        <w:t xml:space="preserve">Figure </w:t>
      </w:r>
      <w:r>
        <w:rPr>
          <w:rFonts w:asciiTheme="majorEastAsia" w:eastAsiaTheme="majorEastAsia" w:hAnsiTheme="majorEastAsia"/>
          <w:sz w:val="20"/>
          <w:szCs w:val="20"/>
        </w:rPr>
        <w:t>10</w:t>
      </w:r>
      <w:r w:rsidRPr="00762FC7">
        <w:rPr>
          <w:rFonts w:asciiTheme="majorEastAsia" w:eastAsiaTheme="majorEastAsia" w:hAnsiTheme="majorEastAsia" w:hint="eastAsia"/>
          <w:sz w:val="20"/>
          <w:szCs w:val="20"/>
        </w:rPr>
        <w:t xml:space="preserve"> </w:t>
      </w:r>
      <w:r w:rsidRPr="006D6D39">
        <w:rPr>
          <w:rFonts w:asciiTheme="majorEastAsia" w:eastAsiaTheme="majorEastAsia" w:hAnsiTheme="majorEastAsia" w:hint="eastAsia"/>
          <w:sz w:val="20"/>
          <w:szCs w:val="20"/>
        </w:rPr>
        <w:t>手機端 PWA 與 Cloudflare 遠端存取流程圖</w:t>
      </w:r>
    </w:p>
    <w:bookmarkEnd w:id="15"/>
    <w:p w14:paraId="011EB264" w14:textId="77777777" w:rsidR="007C7AB4" w:rsidRPr="007C7AB4" w:rsidRDefault="007C7AB4" w:rsidP="007C7AB4">
      <w:pPr>
        <w:pStyle w:val="Web"/>
        <w:spacing w:afterLines="50" w:after="120"/>
        <w:rPr>
          <w:rFonts w:asciiTheme="majorEastAsia" w:eastAsiaTheme="majorEastAsia" w:hAnsiTheme="majorEastAsia"/>
          <w:b/>
          <w:bCs/>
          <w:sz w:val="28"/>
          <w:szCs w:val="28"/>
        </w:rPr>
      </w:pPr>
      <w:r w:rsidRPr="007C7AB4">
        <w:rPr>
          <w:rFonts w:asciiTheme="majorEastAsia" w:eastAsiaTheme="majorEastAsia" w:hAnsiTheme="majorEastAsia" w:hint="eastAsia"/>
          <w:b/>
          <w:bCs/>
          <w:sz w:val="28"/>
          <w:szCs w:val="28"/>
        </w:rPr>
        <w:t xml:space="preserve">(十) </w:t>
      </w:r>
      <w:proofErr w:type="gramStart"/>
      <w:r w:rsidRPr="007C7AB4">
        <w:rPr>
          <w:rFonts w:asciiTheme="majorEastAsia" w:eastAsiaTheme="majorEastAsia" w:hAnsiTheme="majorEastAsia" w:hint="eastAsia"/>
          <w:b/>
          <w:bCs/>
          <w:sz w:val="28"/>
          <w:szCs w:val="28"/>
        </w:rPr>
        <w:t>手機端社群</w:t>
      </w:r>
      <w:proofErr w:type="gramEnd"/>
      <w:r w:rsidRPr="007C7AB4">
        <w:rPr>
          <w:rFonts w:asciiTheme="majorEastAsia" w:eastAsiaTheme="majorEastAsia" w:hAnsiTheme="majorEastAsia" w:hint="eastAsia"/>
          <w:b/>
          <w:bCs/>
          <w:sz w:val="28"/>
          <w:szCs w:val="28"/>
        </w:rPr>
        <w:t>、好友與數據功能實作</w:t>
      </w:r>
    </w:p>
    <w:p w14:paraId="11AE6319" w14:textId="77777777" w:rsidR="007C7AB4" w:rsidRPr="007C7AB4" w:rsidRDefault="007C7AB4" w:rsidP="007C7AB4">
      <w:pPr>
        <w:pStyle w:val="Web"/>
        <w:spacing w:before="0" w:beforeAutospacing="0" w:afterLines="50" w:after="120" w:afterAutospacing="0"/>
        <w:ind w:firstLineChars="200" w:firstLine="500"/>
        <w:rPr>
          <w:rFonts w:asciiTheme="majorEastAsia" w:eastAsiaTheme="majorEastAsia" w:hAnsiTheme="majorEastAsia"/>
        </w:rPr>
      </w:pPr>
      <w:r w:rsidRPr="007C7AB4">
        <w:rPr>
          <w:rFonts w:asciiTheme="majorEastAsia" w:eastAsiaTheme="majorEastAsia" w:hAnsiTheme="majorEastAsia" w:hint="eastAsia"/>
        </w:rPr>
        <w:t>手機端除了提供基本登入與</w:t>
      </w:r>
      <w:proofErr w:type="gramStart"/>
      <w:r w:rsidRPr="007C7AB4">
        <w:rPr>
          <w:rFonts w:asciiTheme="majorEastAsia" w:eastAsiaTheme="majorEastAsia" w:hAnsiTheme="majorEastAsia" w:hint="eastAsia"/>
        </w:rPr>
        <w:t>個人頁外</w:t>
      </w:r>
      <w:proofErr w:type="gramEnd"/>
      <w:r w:rsidRPr="007C7AB4">
        <w:rPr>
          <w:rFonts w:asciiTheme="majorEastAsia" w:eastAsiaTheme="majorEastAsia" w:hAnsiTheme="majorEastAsia" w:hint="eastAsia"/>
        </w:rPr>
        <w:t>，也實作社群、好友與數據相關功能。使用者可在手機端查看個人資料、編輯頭像與基本資訊，並透過數據看板了解目前練習成果、整體能力分數、弱項能力與建議訓練內容。此設計讓使用者不必只在桌面端查看分析結果，也能在手機端持續追蹤自己的訓練表現。</w:t>
      </w:r>
    </w:p>
    <w:p w14:paraId="6A1C7578" w14:textId="77777777" w:rsidR="007C7AB4" w:rsidRPr="007C7AB4" w:rsidRDefault="007C7AB4" w:rsidP="007C7AB4">
      <w:pPr>
        <w:pStyle w:val="Web"/>
        <w:spacing w:before="0" w:beforeAutospacing="0" w:afterLines="50" w:after="120" w:afterAutospacing="0"/>
        <w:ind w:firstLineChars="200" w:firstLine="500"/>
        <w:rPr>
          <w:rFonts w:asciiTheme="majorEastAsia" w:eastAsiaTheme="majorEastAsia" w:hAnsiTheme="majorEastAsia"/>
        </w:rPr>
      </w:pPr>
      <w:r w:rsidRPr="007C7AB4">
        <w:rPr>
          <w:rFonts w:asciiTheme="majorEastAsia" w:eastAsiaTheme="majorEastAsia" w:hAnsiTheme="majorEastAsia" w:hint="eastAsia"/>
        </w:rPr>
        <w:t>在社群功能方面，手機端</w:t>
      </w:r>
      <w:proofErr w:type="gramStart"/>
      <w:r w:rsidRPr="007C7AB4">
        <w:rPr>
          <w:rFonts w:asciiTheme="majorEastAsia" w:eastAsiaTheme="majorEastAsia" w:hAnsiTheme="majorEastAsia" w:hint="eastAsia"/>
        </w:rPr>
        <w:t>支援貼文瀏覽</w:t>
      </w:r>
      <w:proofErr w:type="gramEnd"/>
      <w:r w:rsidRPr="007C7AB4">
        <w:rPr>
          <w:rFonts w:asciiTheme="majorEastAsia" w:eastAsiaTheme="majorEastAsia" w:hAnsiTheme="majorEastAsia" w:hint="eastAsia"/>
        </w:rPr>
        <w:t>、圖片上傳、留言、按</w:t>
      </w:r>
      <w:proofErr w:type="gramStart"/>
      <w:r w:rsidRPr="007C7AB4">
        <w:rPr>
          <w:rFonts w:asciiTheme="majorEastAsia" w:eastAsiaTheme="majorEastAsia" w:hAnsiTheme="majorEastAsia" w:hint="eastAsia"/>
        </w:rPr>
        <w:t>讚</w:t>
      </w:r>
      <w:proofErr w:type="gramEnd"/>
      <w:r w:rsidRPr="007C7AB4">
        <w:rPr>
          <w:rFonts w:asciiTheme="majorEastAsia" w:eastAsiaTheme="majorEastAsia" w:hAnsiTheme="majorEastAsia" w:hint="eastAsia"/>
        </w:rPr>
        <w:t>、收藏、追蹤與封鎖等互動。透過這些功能，使用者可分享練習成果或觀看其他玩家的內容，使系統不只是單機分析工具，也能形成玩家之間的互動平台。封鎖與隱私相關功能則可避免不必要的互動，提升手機端使用時的安全性與可控性。</w:t>
      </w:r>
    </w:p>
    <w:p w14:paraId="60D37B8F" w14:textId="77777777" w:rsidR="007C7AB4" w:rsidRPr="007C7AB4" w:rsidRDefault="007C7AB4" w:rsidP="007C7AB4">
      <w:pPr>
        <w:pStyle w:val="Web"/>
        <w:spacing w:before="0" w:beforeAutospacing="0" w:afterLines="50" w:after="120" w:afterAutospacing="0"/>
        <w:ind w:firstLineChars="200" w:firstLine="500"/>
        <w:rPr>
          <w:rFonts w:asciiTheme="majorEastAsia" w:eastAsiaTheme="majorEastAsia" w:hAnsiTheme="majorEastAsia"/>
        </w:rPr>
      </w:pPr>
      <w:r w:rsidRPr="007C7AB4">
        <w:rPr>
          <w:rFonts w:asciiTheme="majorEastAsia" w:eastAsiaTheme="majorEastAsia" w:hAnsiTheme="majorEastAsia" w:hint="eastAsia"/>
        </w:rPr>
        <w:t>在好友功能方面，系統支援好友 QR Code 與好友對戰流程。使用者可透過掃描 QR Code 建立好友關係，或加入桌面端建立的好友對戰邀請。此功能可讓手機端與桌面端產生連動，使手機端不只是資料查看工具，也能參與部分現場對戰與好友互動流程。</w:t>
      </w:r>
    </w:p>
    <w:p w14:paraId="2C3801F4" w14:textId="77777777" w:rsidR="007C7AB4" w:rsidRPr="007C7AB4" w:rsidRDefault="007C7AB4" w:rsidP="007C7AB4">
      <w:pPr>
        <w:pStyle w:val="Web"/>
        <w:spacing w:before="0" w:beforeAutospacing="0" w:afterLines="50" w:after="120" w:afterAutospacing="0"/>
        <w:ind w:firstLineChars="200" w:firstLine="500"/>
        <w:rPr>
          <w:rFonts w:asciiTheme="majorEastAsia" w:eastAsiaTheme="majorEastAsia" w:hAnsiTheme="majorEastAsia"/>
        </w:rPr>
      </w:pPr>
      <w:r w:rsidRPr="007C7AB4">
        <w:rPr>
          <w:rFonts w:asciiTheme="majorEastAsia" w:eastAsiaTheme="majorEastAsia" w:hAnsiTheme="majorEastAsia" w:hint="eastAsia"/>
        </w:rPr>
        <w:t>AI 教練聊天室則延伸桌面端 AI Coach 功能，讓使用者能在手機端以文字方式詢問訓練方向、目前數據狀況或改善建議。手機端會將使用者問題、對話紀錄與相關數據傳送至後端，由 AI Coach 產生回覆後顯示於聊天介面中。透過此功能，系統能將即時分析結果轉換為更容易理解的教練式建議。</w:t>
      </w:r>
    </w:p>
    <w:p w14:paraId="69B87777" w14:textId="038338BD" w:rsidR="007C7AB4" w:rsidRPr="007C7AB4" w:rsidRDefault="007C7AB4" w:rsidP="007C7AB4">
      <w:pPr>
        <w:pStyle w:val="Web"/>
        <w:spacing w:before="0" w:beforeAutospacing="0" w:afterLines="50" w:after="120" w:afterAutospacing="0"/>
        <w:ind w:firstLineChars="200" w:firstLine="500"/>
        <w:rPr>
          <w:rFonts w:asciiTheme="majorEastAsia" w:eastAsiaTheme="majorEastAsia" w:hAnsiTheme="majorEastAsia"/>
        </w:rPr>
      </w:pPr>
      <w:bookmarkStart w:id="16" w:name="_Hlk232907135"/>
      <w:proofErr w:type="gramStart"/>
      <w:r w:rsidRPr="007C7AB4">
        <w:rPr>
          <w:rFonts w:asciiTheme="majorEastAsia" w:eastAsiaTheme="majorEastAsia" w:hAnsiTheme="majorEastAsia" w:hint="eastAsia"/>
        </w:rPr>
        <w:lastRenderedPageBreak/>
        <w:t>手機端社群</w:t>
      </w:r>
      <w:proofErr w:type="gramEnd"/>
      <w:r w:rsidRPr="007C7AB4">
        <w:rPr>
          <w:rFonts w:asciiTheme="majorEastAsia" w:eastAsiaTheme="majorEastAsia" w:hAnsiTheme="majorEastAsia" w:hint="eastAsia"/>
        </w:rPr>
        <w:t>、好友與數據功能流程</w:t>
      </w:r>
      <w:bookmarkEnd w:id="16"/>
      <w:r w:rsidRPr="007C7AB4">
        <w:rPr>
          <w:rFonts w:asciiTheme="majorEastAsia" w:eastAsiaTheme="majorEastAsia" w:hAnsiTheme="majorEastAsia" w:hint="eastAsia"/>
        </w:rPr>
        <w:t xml:space="preserve">如 Figure </w:t>
      </w:r>
      <w:r>
        <w:rPr>
          <w:rFonts w:asciiTheme="majorEastAsia" w:eastAsiaTheme="majorEastAsia" w:hAnsiTheme="majorEastAsia"/>
        </w:rPr>
        <w:t>11</w:t>
      </w:r>
      <w:r w:rsidRPr="007C7AB4">
        <w:rPr>
          <w:rFonts w:asciiTheme="majorEastAsia" w:eastAsiaTheme="majorEastAsia" w:hAnsiTheme="majorEastAsia" w:hint="eastAsia"/>
        </w:rPr>
        <w:t xml:space="preserve"> 所示。手機端 PWA 依使用情境分為個人頁、數據看板、社群互動、好友 QR 與 AI 教練聊天室，各功能再透過 HTTPS 請求連接後端 API。</w:t>
      </w:r>
      <w:proofErr w:type="gramStart"/>
      <w:r w:rsidRPr="007C7AB4">
        <w:rPr>
          <w:rFonts w:asciiTheme="majorEastAsia" w:eastAsiaTheme="majorEastAsia" w:hAnsiTheme="majorEastAsia" w:hint="eastAsia"/>
        </w:rPr>
        <w:t>後端依不同</w:t>
      </w:r>
      <w:proofErr w:type="gramEnd"/>
      <w:r w:rsidRPr="007C7AB4">
        <w:rPr>
          <w:rFonts w:asciiTheme="majorEastAsia" w:eastAsiaTheme="majorEastAsia" w:hAnsiTheme="majorEastAsia" w:hint="eastAsia"/>
        </w:rPr>
        <w:t>功能讀寫使用者與社群資料、訓練與回放資料，或呼叫 AI Coach 服務產生聊天回覆，使手機端能在同一介面中整合資料查看、互動與智慧建議功能。</w:t>
      </w:r>
    </w:p>
    <w:p w14:paraId="03406845" w14:textId="79FCF93B" w:rsidR="007C7AB4" w:rsidRDefault="007C7AB4" w:rsidP="007C7AB4">
      <w:pPr>
        <w:pStyle w:val="Web"/>
        <w:spacing w:before="0" w:beforeAutospacing="0" w:after="0" w:afterAutospacing="0"/>
        <w:ind w:firstLineChars="200" w:firstLine="480"/>
        <w:jc w:val="center"/>
        <w:rPr>
          <w:rFonts w:asciiTheme="majorEastAsia" w:eastAsiaTheme="majorEastAsia" w:hAnsiTheme="majorEastAsia"/>
        </w:rPr>
      </w:pPr>
      <w:r w:rsidRPr="007C7AB4">
        <w:rPr>
          <w:rFonts w:asciiTheme="majorEastAsia" w:eastAsiaTheme="majorEastAsia" w:hAnsiTheme="majorEastAsia"/>
          <w:noProof/>
        </w:rPr>
        <w:drawing>
          <wp:inline distT="0" distB="0" distL="0" distR="0" wp14:anchorId="27952452" wp14:editId="6B51D0A9">
            <wp:extent cx="6120765" cy="353695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536950"/>
                    </a:xfrm>
                    <a:prstGeom prst="rect">
                      <a:avLst/>
                    </a:prstGeom>
                  </pic:spPr>
                </pic:pic>
              </a:graphicData>
            </a:graphic>
          </wp:inline>
        </w:drawing>
      </w:r>
    </w:p>
    <w:p w14:paraId="78F233C2" w14:textId="37D08D3F" w:rsidR="007C7AB4" w:rsidRPr="007C7AB4" w:rsidRDefault="007C7AB4" w:rsidP="007C7AB4">
      <w:pPr>
        <w:pStyle w:val="Web"/>
        <w:spacing w:before="0" w:beforeAutospacing="0" w:afterLines="50" w:after="120" w:afterAutospacing="0"/>
        <w:ind w:firstLineChars="200" w:firstLine="420"/>
        <w:jc w:val="center"/>
        <w:rPr>
          <w:rFonts w:asciiTheme="majorEastAsia" w:eastAsiaTheme="majorEastAsia" w:hAnsiTheme="majorEastAsia"/>
          <w:sz w:val="20"/>
          <w:szCs w:val="20"/>
        </w:rPr>
      </w:pPr>
      <w:r w:rsidRPr="00762FC7">
        <w:rPr>
          <w:rFonts w:asciiTheme="majorEastAsia" w:eastAsiaTheme="majorEastAsia" w:hAnsiTheme="majorEastAsia" w:hint="eastAsia"/>
          <w:sz w:val="20"/>
          <w:szCs w:val="20"/>
        </w:rPr>
        <w:t xml:space="preserve">Figure </w:t>
      </w:r>
      <w:r>
        <w:rPr>
          <w:rFonts w:asciiTheme="majorEastAsia" w:eastAsiaTheme="majorEastAsia" w:hAnsiTheme="majorEastAsia"/>
          <w:sz w:val="20"/>
          <w:szCs w:val="20"/>
        </w:rPr>
        <w:t>11</w:t>
      </w:r>
      <w:r w:rsidRPr="00762FC7">
        <w:rPr>
          <w:rFonts w:asciiTheme="majorEastAsia" w:eastAsiaTheme="majorEastAsia" w:hAnsiTheme="majorEastAsia" w:hint="eastAsia"/>
          <w:sz w:val="20"/>
          <w:szCs w:val="20"/>
        </w:rPr>
        <w:t xml:space="preserve"> </w:t>
      </w:r>
      <w:proofErr w:type="gramStart"/>
      <w:r w:rsidRPr="007C7AB4">
        <w:rPr>
          <w:rFonts w:asciiTheme="majorEastAsia" w:eastAsiaTheme="majorEastAsia" w:hAnsiTheme="majorEastAsia" w:hint="eastAsia"/>
          <w:sz w:val="20"/>
          <w:szCs w:val="20"/>
        </w:rPr>
        <w:t>手機端社群</w:t>
      </w:r>
      <w:proofErr w:type="gramEnd"/>
      <w:r w:rsidRPr="007C7AB4">
        <w:rPr>
          <w:rFonts w:asciiTheme="majorEastAsia" w:eastAsiaTheme="majorEastAsia" w:hAnsiTheme="majorEastAsia" w:hint="eastAsia"/>
          <w:sz w:val="20"/>
          <w:szCs w:val="20"/>
        </w:rPr>
        <w:t>、好友與數據功能流程</w:t>
      </w:r>
      <w:r w:rsidRPr="006D6D39">
        <w:rPr>
          <w:rFonts w:asciiTheme="majorEastAsia" w:eastAsiaTheme="majorEastAsia" w:hAnsiTheme="majorEastAsia" w:hint="eastAsia"/>
          <w:sz w:val="20"/>
          <w:szCs w:val="20"/>
        </w:rPr>
        <w:t>圖</w:t>
      </w:r>
    </w:p>
    <w:p w14:paraId="46730B98" w14:textId="36D7C630" w:rsidR="00596D63" w:rsidRPr="00925771" w:rsidRDefault="006924CC" w:rsidP="00925771">
      <w:pPr>
        <w:pStyle w:val="Web"/>
        <w:spacing w:before="0" w:beforeAutospacing="0" w:afterLines="50" w:after="120" w:afterAutospacing="0"/>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t>六</w:t>
      </w:r>
      <w:r w:rsidR="00925771" w:rsidRPr="00925771">
        <w:rPr>
          <w:rFonts w:asciiTheme="minorEastAsia" w:eastAsiaTheme="minorEastAsia" w:hAnsiTheme="minorEastAsia" w:hint="eastAsia"/>
          <w:b/>
          <w:bCs/>
          <w:sz w:val="32"/>
          <w:szCs w:val="32"/>
        </w:rPr>
        <w:t>、</w:t>
      </w:r>
      <w:r w:rsidR="00925771">
        <w:rPr>
          <w:rFonts w:asciiTheme="minorEastAsia" w:eastAsiaTheme="minorEastAsia" w:hAnsiTheme="minorEastAsia" w:hint="eastAsia"/>
          <w:b/>
          <w:bCs/>
          <w:sz w:val="32"/>
          <w:szCs w:val="32"/>
        </w:rPr>
        <w:t>系統實作</w:t>
      </w:r>
    </w:p>
    <w:p w14:paraId="302DD77F" w14:textId="3F40E29A" w:rsidR="007C7AB4" w:rsidRPr="007C7AB4" w:rsidRDefault="007C7AB4" w:rsidP="0071136D">
      <w:pPr>
        <w:pStyle w:val="Web"/>
        <w:spacing w:afterLines="50" w:after="120" w:afterAutospacing="0"/>
        <w:ind w:firstLineChars="200" w:firstLine="500"/>
        <w:rPr>
          <w:rFonts w:asciiTheme="minorEastAsia" w:eastAsiaTheme="minorEastAsia" w:hAnsiTheme="minorEastAsia"/>
        </w:rPr>
      </w:pPr>
      <w:r w:rsidRPr="007C7AB4">
        <w:rPr>
          <w:rFonts w:asciiTheme="minorEastAsia" w:eastAsiaTheme="minorEastAsia" w:hAnsiTheme="minorEastAsia" w:hint="eastAsia"/>
        </w:rPr>
        <w:t>本章說明撞球即時分析與策略輔助系統之實作內容。系統依據前述架構設計，分別完成桌面端操作介面、後端服務、即時影像串流、YOLO 球體偵測、投影校正、路徑規劃、練習模式、比賽模式、錄影回放、AI Coach 輔助功能，以及手機端 PWA 遠端使用介面。各模組透過 REST API、WebSocket、MJPEG 串流與 Cloudflare Tunnel 進行整合，使桌面端能即時顯示影像與分析結果，手機端則能透過瀏覽器使用個人資料、數據看板、社群互動、好友 QR Code 與 AI 教練聊天室等功能。</w:t>
      </w:r>
    </w:p>
    <w:p w14:paraId="07B31F13" w14:textId="69B0FED9" w:rsidR="00762FC7" w:rsidRPr="007C7AB4" w:rsidRDefault="007C7AB4" w:rsidP="007C7AB4">
      <w:pPr>
        <w:pStyle w:val="Web"/>
        <w:spacing w:before="0" w:beforeAutospacing="0" w:afterLines="50" w:after="120" w:afterAutospacing="0"/>
        <w:ind w:firstLineChars="200" w:firstLine="500"/>
        <w:rPr>
          <w:rFonts w:asciiTheme="minorEastAsia" w:eastAsiaTheme="minorEastAsia" w:hAnsiTheme="minorEastAsia"/>
        </w:rPr>
      </w:pPr>
      <w:r w:rsidRPr="007C7AB4">
        <w:rPr>
          <w:rFonts w:asciiTheme="minorEastAsia" w:eastAsiaTheme="minorEastAsia" w:hAnsiTheme="minorEastAsia" w:hint="eastAsia"/>
        </w:rPr>
        <w:t>本系統在實作上採用模組化方式進行開發。後端負責影像處理、YOLO 模型推論、路徑規劃、投影畫面產生、錄影回放資料管理、AI Coach API 與手機端資料 API；桌面端前端負責即時監控、系統控制、校正設定、練習與比賽操作；手機端 PWA 則負責提供行動化介面，讓使用者能在手機瀏覽器中查看訓練數據、社群內容、好友互動與 AI 教練回覆。透過上述分工，系統能同時支援現場即時分析與行動端資料查看。</w:t>
      </w:r>
    </w:p>
    <w:p w14:paraId="464A702B" w14:textId="59C6E70C" w:rsidR="00B05117" w:rsidRPr="00B05117" w:rsidRDefault="00B05117" w:rsidP="00B05117">
      <w:pPr>
        <w:spacing w:afterLines="50" w:after="120"/>
        <w:rPr>
          <w:rFonts w:asciiTheme="minorEastAsia" w:hAnsiTheme="minorEastAsia"/>
          <w:b/>
          <w:bCs/>
          <w:sz w:val="28"/>
          <w:szCs w:val="28"/>
        </w:rPr>
      </w:pPr>
      <w:r w:rsidRPr="00B05117">
        <w:rPr>
          <w:rFonts w:asciiTheme="minorEastAsia" w:hAnsiTheme="minorEastAsia" w:hint="eastAsia"/>
          <w:b/>
          <w:bCs/>
          <w:sz w:val="28"/>
          <w:szCs w:val="28"/>
        </w:rPr>
        <w:t>(</w:t>
      </w:r>
      <w:proofErr w:type="gramStart"/>
      <w:r w:rsidRPr="00B05117">
        <w:rPr>
          <w:rFonts w:asciiTheme="minorEastAsia" w:hAnsiTheme="minorEastAsia" w:hint="eastAsia"/>
          <w:b/>
          <w:bCs/>
          <w:sz w:val="28"/>
          <w:szCs w:val="28"/>
        </w:rPr>
        <w:t>一</w:t>
      </w:r>
      <w:proofErr w:type="gramEnd"/>
      <w:r w:rsidRPr="00B05117">
        <w:rPr>
          <w:rFonts w:asciiTheme="minorEastAsia" w:hAnsiTheme="minorEastAsia" w:hint="eastAsia"/>
          <w:b/>
          <w:bCs/>
          <w:sz w:val="28"/>
          <w:szCs w:val="28"/>
        </w:rPr>
        <w:t>)</w:t>
      </w:r>
      <w:r w:rsidR="005F3BF7" w:rsidRPr="005F3BF7">
        <w:rPr>
          <w:rFonts w:hint="eastAsia"/>
        </w:rPr>
        <w:t xml:space="preserve"> </w:t>
      </w:r>
      <w:r w:rsidR="005F3BF7" w:rsidRPr="005F3BF7">
        <w:rPr>
          <w:rFonts w:asciiTheme="minorEastAsia" w:hAnsiTheme="minorEastAsia" w:hint="eastAsia"/>
          <w:b/>
          <w:bCs/>
          <w:sz w:val="28"/>
          <w:szCs w:val="28"/>
        </w:rPr>
        <w:t>桌面端操作介面實作</w:t>
      </w:r>
    </w:p>
    <w:p w14:paraId="3B6A6D11" w14:textId="5F9C72A7" w:rsidR="005F3BF7" w:rsidRPr="005F3BF7" w:rsidRDefault="005F3BF7" w:rsidP="0071136D">
      <w:pPr>
        <w:spacing w:afterLines="50" w:after="120"/>
        <w:ind w:firstLineChars="200" w:firstLine="500"/>
        <w:rPr>
          <w:rFonts w:asciiTheme="minorEastAsia" w:hAnsiTheme="minorEastAsia"/>
        </w:rPr>
      </w:pPr>
      <w:r w:rsidRPr="005F3BF7">
        <w:rPr>
          <w:rFonts w:asciiTheme="minorEastAsia" w:hAnsiTheme="minorEastAsia" w:hint="eastAsia"/>
        </w:rPr>
        <w:t>本系統桌面端以 React 與 Vite 進行開發，主要負責提供使用者操作介面、即時資訊呈現與系統控制入口。由於本系統包含影像監控、YOLO 辨識、路徑輔助、投影校正、練習模式、比賽模式、錄影回放、統計分析與 AI Coach 等多項功能，因此桌面端介面需具備</w:t>
      </w:r>
      <w:proofErr w:type="gramStart"/>
      <w:r w:rsidRPr="005F3BF7">
        <w:rPr>
          <w:rFonts w:asciiTheme="minorEastAsia" w:hAnsiTheme="minorEastAsia" w:hint="eastAsia"/>
        </w:rPr>
        <w:t>清楚的</w:t>
      </w:r>
      <w:proofErr w:type="gramEnd"/>
      <w:r w:rsidRPr="005F3BF7">
        <w:rPr>
          <w:rFonts w:asciiTheme="minorEastAsia" w:hAnsiTheme="minorEastAsia" w:hint="eastAsia"/>
        </w:rPr>
        <w:t>功能分區，使使用者能快速理解目前系統狀態並完成相關操作。</w:t>
      </w:r>
    </w:p>
    <w:p w14:paraId="70F25EBC" w14:textId="77777777" w:rsidR="005F3BF7" w:rsidRDefault="005F3BF7" w:rsidP="005F3BF7">
      <w:pPr>
        <w:spacing w:afterLines="50" w:after="120"/>
        <w:ind w:firstLineChars="200" w:firstLine="500"/>
        <w:rPr>
          <w:rFonts w:asciiTheme="minorEastAsia" w:hAnsiTheme="minorEastAsia"/>
        </w:rPr>
      </w:pPr>
      <w:r w:rsidRPr="005F3BF7">
        <w:rPr>
          <w:rFonts w:asciiTheme="minorEastAsia" w:hAnsiTheme="minorEastAsia" w:hint="eastAsia"/>
        </w:rPr>
        <w:lastRenderedPageBreak/>
        <w:t xml:space="preserve">桌面端介面依照功能需求劃分為即時監控、練習模式、比賽模式、系統設定、投影校正、錄影回放、統計分析與 AI Coach </w:t>
      </w:r>
      <w:proofErr w:type="gramStart"/>
      <w:r w:rsidRPr="005F3BF7">
        <w:rPr>
          <w:rFonts w:asciiTheme="minorEastAsia" w:hAnsiTheme="minorEastAsia" w:hint="eastAsia"/>
        </w:rPr>
        <w:t>等頁面</w:t>
      </w:r>
      <w:proofErr w:type="gramEnd"/>
      <w:r w:rsidRPr="005F3BF7">
        <w:rPr>
          <w:rFonts w:asciiTheme="minorEastAsia" w:hAnsiTheme="minorEastAsia" w:hint="eastAsia"/>
        </w:rPr>
        <w:t>。即時監控頁面主要用於查看攝影機畫面、YOLO 辨識狀態、WebSocket 連線狀態與分析結果；練習與比賽頁面則提供不同使用情境下的操作流程；系統設定與投影校正頁面負責調整攝影機、球桌、顏色校正與投影相關參數；錄影回放與統計分析頁面則提供事後檢視、歷史紀錄、影片播放與訓練成果查看；AI Coach 頁面則提供智慧輔助建議與聊天式互動。透過上述設計，使用者能透過圖形化介面完成系統操作、狀態確認與結果查看，提升系統整體操作便利性與可用性。桌面端各頁面功能如 Table 2 所示。</w:t>
      </w:r>
    </w:p>
    <w:p w14:paraId="364D9A14" w14:textId="64E72290" w:rsidR="000E1697" w:rsidRPr="000E1697" w:rsidRDefault="000E1697" w:rsidP="005F3BF7">
      <w:pPr>
        <w:spacing w:afterLines="50" w:after="120"/>
        <w:ind w:firstLineChars="200" w:firstLine="420"/>
        <w:jc w:val="center"/>
        <w:rPr>
          <w:rFonts w:asciiTheme="minorEastAsia" w:hAnsiTheme="minorEastAsia"/>
          <w:sz w:val="20"/>
          <w:szCs w:val="20"/>
        </w:rPr>
      </w:pPr>
      <w:r w:rsidRPr="000E1697">
        <w:rPr>
          <w:rFonts w:asciiTheme="minorEastAsia" w:hAnsiTheme="minorEastAsia"/>
          <w:sz w:val="20"/>
          <w:szCs w:val="20"/>
        </w:rPr>
        <w:t xml:space="preserve">Table </w:t>
      </w:r>
      <w:r w:rsidR="00B33C07">
        <w:rPr>
          <w:rFonts w:asciiTheme="minorEastAsia" w:hAnsiTheme="minorEastAsia" w:hint="eastAsia"/>
          <w:sz w:val="20"/>
          <w:szCs w:val="20"/>
        </w:rPr>
        <w:t>2</w:t>
      </w:r>
      <w:r w:rsidR="00762FC7">
        <w:rPr>
          <w:rFonts w:asciiTheme="minorEastAsia" w:hAnsiTheme="minorEastAsia" w:hint="eastAsia"/>
          <w:sz w:val="20"/>
          <w:szCs w:val="20"/>
        </w:rPr>
        <w:t xml:space="preserve"> </w:t>
      </w:r>
      <w:r w:rsidR="005F3BF7">
        <w:rPr>
          <w:rFonts w:asciiTheme="minorEastAsia" w:hAnsiTheme="minorEastAsia" w:hint="eastAsia"/>
          <w:sz w:val="20"/>
          <w:szCs w:val="20"/>
        </w:rPr>
        <w:t>桌面端</w:t>
      </w:r>
      <w:proofErr w:type="gramStart"/>
      <w:r w:rsidRPr="000E1697">
        <w:rPr>
          <w:rFonts w:asciiTheme="minorEastAsia" w:hAnsiTheme="minorEastAsia" w:hint="eastAsia"/>
          <w:sz w:val="20"/>
          <w:szCs w:val="20"/>
        </w:rPr>
        <w:t>前端頁面</w:t>
      </w:r>
      <w:proofErr w:type="gramEnd"/>
      <w:r w:rsidRPr="000E1697">
        <w:rPr>
          <w:rFonts w:asciiTheme="minorEastAsia" w:hAnsiTheme="minorEastAsia" w:hint="eastAsia"/>
          <w:sz w:val="20"/>
          <w:szCs w:val="20"/>
        </w:rPr>
        <w:t>功能說明表</w:t>
      </w:r>
    </w:p>
    <w:tbl>
      <w:tblPr>
        <w:tblStyle w:val="ad"/>
        <w:tblW w:w="9610" w:type="dxa"/>
        <w:jc w:val="center"/>
        <w:tblLook w:val="04A0" w:firstRow="1" w:lastRow="0" w:firstColumn="1" w:lastColumn="0" w:noHBand="0" w:noVBand="1"/>
      </w:tblPr>
      <w:tblGrid>
        <w:gridCol w:w="1838"/>
        <w:gridCol w:w="7772"/>
      </w:tblGrid>
      <w:tr w:rsidR="00D00389" w14:paraId="790CBDD2" w14:textId="77777777" w:rsidTr="00003BE0">
        <w:trPr>
          <w:trHeight w:val="510"/>
          <w:jc w:val="center"/>
        </w:trPr>
        <w:tc>
          <w:tcPr>
            <w:tcW w:w="1838" w:type="dxa"/>
            <w:shd w:val="clear" w:color="auto" w:fill="9CC2E5" w:themeFill="accent5" w:themeFillTint="99"/>
          </w:tcPr>
          <w:p w14:paraId="625D423A" w14:textId="16BA257D" w:rsidR="00D00389" w:rsidRDefault="000E1697" w:rsidP="00D00389">
            <w:pPr>
              <w:rPr>
                <w:rFonts w:asciiTheme="minorEastAsia" w:hAnsiTheme="minorEastAsia"/>
              </w:rPr>
            </w:pPr>
            <w:r w:rsidRPr="000E1697">
              <w:rPr>
                <w:rFonts w:asciiTheme="minorEastAsia" w:hAnsiTheme="minorEastAsia" w:hint="eastAsia"/>
              </w:rPr>
              <w:t>頁面名稱</w:t>
            </w:r>
          </w:p>
        </w:tc>
        <w:tc>
          <w:tcPr>
            <w:tcW w:w="7772" w:type="dxa"/>
            <w:shd w:val="clear" w:color="auto" w:fill="9CC2E5" w:themeFill="accent5" w:themeFillTint="99"/>
          </w:tcPr>
          <w:p w14:paraId="2EC28FA0" w14:textId="1E862F47" w:rsidR="00D00389" w:rsidRDefault="000E1697" w:rsidP="00B05117">
            <w:pPr>
              <w:rPr>
                <w:rFonts w:asciiTheme="minorEastAsia" w:hAnsiTheme="minorEastAsia"/>
              </w:rPr>
            </w:pPr>
            <w:r w:rsidRPr="000E1697">
              <w:rPr>
                <w:rFonts w:asciiTheme="minorEastAsia" w:hAnsiTheme="minorEastAsia" w:hint="eastAsia"/>
              </w:rPr>
              <w:t>主要功能</w:t>
            </w:r>
          </w:p>
        </w:tc>
      </w:tr>
      <w:tr w:rsidR="00D00389" w14:paraId="2E14DDC3" w14:textId="77777777" w:rsidTr="00003BE0">
        <w:trPr>
          <w:trHeight w:val="526"/>
          <w:jc w:val="center"/>
        </w:trPr>
        <w:tc>
          <w:tcPr>
            <w:tcW w:w="1838" w:type="dxa"/>
            <w:shd w:val="clear" w:color="auto" w:fill="DEEAF6" w:themeFill="accent5" w:themeFillTint="33"/>
          </w:tcPr>
          <w:p w14:paraId="78DB132D" w14:textId="31AE7046" w:rsidR="00D00389" w:rsidRDefault="000E1697" w:rsidP="00B05117">
            <w:pPr>
              <w:rPr>
                <w:rFonts w:asciiTheme="minorEastAsia" w:hAnsiTheme="minorEastAsia"/>
              </w:rPr>
            </w:pPr>
            <w:r w:rsidRPr="000E1697">
              <w:rPr>
                <w:rFonts w:asciiTheme="minorEastAsia" w:hAnsiTheme="minorEastAsia" w:hint="eastAsia"/>
              </w:rPr>
              <w:t>即時監控頁</w:t>
            </w:r>
          </w:p>
        </w:tc>
        <w:tc>
          <w:tcPr>
            <w:tcW w:w="7772" w:type="dxa"/>
          </w:tcPr>
          <w:p w14:paraId="077BA926" w14:textId="1DD59B09" w:rsidR="00D00389" w:rsidRDefault="000E1697" w:rsidP="00B05117">
            <w:pPr>
              <w:rPr>
                <w:rFonts w:asciiTheme="minorEastAsia" w:hAnsiTheme="minorEastAsia"/>
              </w:rPr>
            </w:pPr>
            <w:r w:rsidRPr="000E1697">
              <w:rPr>
                <w:rFonts w:asciiTheme="minorEastAsia" w:hAnsiTheme="minorEastAsia" w:hint="eastAsia"/>
              </w:rPr>
              <w:t>顯示即時影像、YOLO 狀態、WebSocket 狀態</w:t>
            </w:r>
            <w:r w:rsidR="00003BE0" w:rsidRPr="00003BE0">
              <w:rPr>
                <w:rFonts w:asciiTheme="minorEastAsia" w:hAnsiTheme="minorEastAsia" w:hint="eastAsia"/>
              </w:rPr>
              <w:t>、系統效能與分析資訊</w:t>
            </w:r>
          </w:p>
        </w:tc>
      </w:tr>
      <w:tr w:rsidR="00D00389" w14:paraId="6D76E3CC" w14:textId="77777777" w:rsidTr="00003BE0">
        <w:trPr>
          <w:trHeight w:val="510"/>
          <w:jc w:val="center"/>
        </w:trPr>
        <w:tc>
          <w:tcPr>
            <w:tcW w:w="1838" w:type="dxa"/>
            <w:shd w:val="clear" w:color="auto" w:fill="DEEAF6" w:themeFill="accent5" w:themeFillTint="33"/>
          </w:tcPr>
          <w:p w14:paraId="718C5C33" w14:textId="37DE8718" w:rsidR="00D00389" w:rsidRDefault="000E1697" w:rsidP="00B05117">
            <w:pPr>
              <w:rPr>
                <w:rFonts w:asciiTheme="minorEastAsia" w:hAnsiTheme="minorEastAsia"/>
              </w:rPr>
            </w:pPr>
            <w:r w:rsidRPr="000E1697">
              <w:rPr>
                <w:rFonts w:asciiTheme="minorEastAsia" w:hAnsiTheme="minorEastAsia" w:hint="eastAsia"/>
              </w:rPr>
              <w:t>練習模式頁</w:t>
            </w:r>
          </w:p>
        </w:tc>
        <w:tc>
          <w:tcPr>
            <w:tcW w:w="7772" w:type="dxa"/>
          </w:tcPr>
          <w:p w14:paraId="30BA12FB" w14:textId="74BD5054" w:rsidR="00D00389" w:rsidRDefault="000E1697" w:rsidP="00B05117">
            <w:pPr>
              <w:rPr>
                <w:rFonts w:asciiTheme="minorEastAsia" w:hAnsiTheme="minorEastAsia"/>
              </w:rPr>
            </w:pPr>
            <w:r w:rsidRPr="000E1697">
              <w:rPr>
                <w:rFonts w:asciiTheme="minorEastAsia" w:hAnsiTheme="minorEastAsia" w:hint="eastAsia"/>
              </w:rPr>
              <w:t>提供練習設定、路徑輔助、投影提示與擊球訓練功能</w:t>
            </w:r>
          </w:p>
        </w:tc>
      </w:tr>
      <w:tr w:rsidR="00D00389" w14:paraId="0BFCC1A4" w14:textId="77777777" w:rsidTr="00003BE0">
        <w:trPr>
          <w:trHeight w:val="526"/>
          <w:jc w:val="center"/>
        </w:trPr>
        <w:tc>
          <w:tcPr>
            <w:tcW w:w="1838" w:type="dxa"/>
            <w:shd w:val="clear" w:color="auto" w:fill="DEEAF6" w:themeFill="accent5" w:themeFillTint="33"/>
          </w:tcPr>
          <w:p w14:paraId="050E074B" w14:textId="64B02983" w:rsidR="00D00389" w:rsidRDefault="000E1697" w:rsidP="00B05117">
            <w:pPr>
              <w:rPr>
                <w:rFonts w:asciiTheme="minorEastAsia" w:hAnsiTheme="minorEastAsia"/>
              </w:rPr>
            </w:pPr>
            <w:r w:rsidRPr="000E1697">
              <w:rPr>
                <w:rFonts w:asciiTheme="minorEastAsia" w:hAnsiTheme="minorEastAsia" w:hint="eastAsia"/>
              </w:rPr>
              <w:t>比賽模式頁</w:t>
            </w:r>
          </w:p>
        </w:tc>
        <w:tc>
          <w:tcPr>
            <w:tcW w:w="7772" w:type="dxa"/>
          </w:tcPr>
          <w:p w14:paraId="063A773B" w14:textId="6870984B" w:rsidR="00D00389" w:rsidRDefault="000E1697" w:rsidP="00B05117">
            <w:pPr>
              <w:rPr>
                <w:rFonts w:asciiTheme="minorEastAsia" w:hAnsiTheme="minorEastAsia"/>
              </w:rPr>
            </w:pPr>
            <w:r w:rsidRPr="000E1697">
              <w:rPr>
                <w:rFonts w:asciiTheme="minorEastAsia" w:hAnsiTheme="minorEastAsia" w:hint="eastAsia"/>
              </w:rPr>
              <w:t>管理比賽流程、計分、回合狀態與賽事資訊</w:t>
            </w:r>
          </w:p>
        </w:tc>
      </w:tr>
      <w:tr w:rsidR="00D00389" w14:paraId="5BC84598" w14:textId="77777777" w:rsidTr="00003BE0">
        <w:trPr>
          <w:trHeight w:val="510"/>
          <w:jc w:val="center"/>
        </w:trPr>
        <w:tc>
          <w:tcPr>
            <w:tcW w:w="1838" w:type="dxa"/>
            <w:shd w:val="clear" w:color="auto" w:fill="DEEAF6" w:themeFill="accent5" w:themeFillTint="33"/>
          </w:tcPr>
          <w:p w14:paraId="7A9D74AF" w14:textId="088B8112" w:rsidR="00D00389" w:rsidRDefault="000E1697" w:rsidP="00B05117">
            <w:pPr>
              <w:rPr>
                <w:rFonts w:asciiTheme="minorEastAsia" w:hAnsiTheme="minorEastAsia"/>
              </w:rPr>
            </w:pPr>
            <w:r w:rsidRPr="000E1697">
              <w:rPr>
                <w:rFonts w:asciiTheme="minorEastAsia" w:hAnsiTheme="minorEastAsia" w:hint="eastAsia"/>
              </w:rPr>
              <w:t>系統設定頁</w:t>
            </w:r>
          </w:p>
        </w:tc>
        <w:tc>
          <w:tcPr>
            <w:tcW w:w="7772" w:type="dxa"/>
          </w:tcPr>
          <w:p w14:paraId="0592620D" w14:textId="28432E09" w:rsidR="00D00389" w:rsidRDefault="000E1697" w:rsidP="00B05117">
            <w:pPr>
              <w:rPr>
                <w:rFonts w:asciiTheme="minorEastAsia" w:hAnsiTheme="minorEastAsia"/>
              </w:rPr>
            </w:pPr>
            <w:r w:rsidRPr="000E1697">
              <w:rPr>
                <w:rFonts w:asciiTheme="minorEastAsia" w:hAnsiTheme="minorEastAsia" w:hint="eastAsia"/>
              </w:rPr>
              <w:t>調整攝影機、串流、球桌校正、顏色校正與投影校正</w:t>
            </w:r>
          </w:p>
        </w:tc>
      </w:tr>
      <w:tr w:rsidR="00D00389" w14:paraId="4EBDE332" w14:textId="77777777" w:rsidTr="00003BE0">
        <w:trPr>
          <w:trHeight w:val="526"/>
          <w:jc w:val="center"/>
        </w:trPr>
        <w:tc>
          <w:tcPr>
            <w:tcW w:w="1838" w:type="dxa"/>
            <w:shd w:val="clear" w:color="auto" w:fill="DEEAF6" w:themeFill="accent5" w:themeFillTint="33"/>
          </w:tcPr>
          <w:p w14:paraId="2D22ACE4" w14:textId="632ABDF2" w:rsidR="00D00389" w:rsidRDefault="000E1697" w:rsidP="00B05117">
            <w:pPr>
              <w:rPr>
                <w:rFonts w:asciiTheme="minorEastAsia" w:hAnsiTheme="minorEastAsia"/>
              </w:rPr>
            </w:pPr>
            <w:proofErr w:type="gramStart"/>
            <w:r w:rsidRPr="000E1697">
              <w:rPr>
                <w:rFonts w:asciiTheme="minorEastAsia" w:hAnsiTheme="minorEastAsia" w:hint="eastAsia"/>
              </w:rPr>
              <w:t>回放頁</w:t>
            </w:r>
            <w:proofErr w:type="gramEnd"/>
          </w:p>
        </w:tc>
        <w:tc>
          <w:tcPr>
            <w:tcW w:w="7772" w:type="dxa"/>
          </w:tcPr>
          <w:p w14:paraId="264F640C" w14:textId="6A34EEC6" w:rsidR="00D00389" w:rsidRDefault="000E1697" w:rsidP="00B05117">
            <w:pPr>
              <w:rPr>
                <w:rFonts w:asciiTheme="minorEastAsia" w:hAnsiTheme="minorEastAsia"/>
              </w:rPr>
            </w:pPr>
            <w:r w:rsidRPr="000E1697">
              <w:rPr>
                <w:rFonts w:asciiTheme="minorEastAsia" w:hAnsiTheme="minorEastAsia" w:hint="eastAsia"/>
              </w:rPr>
              <w:t>查看錄影資料、歷史紀錄</w:t>
            </w:r>
            <w:r w:rsidR="00003BE0" w:rsidRPr="00003BE0">
              <w:rPr>
                <w:rFonts w:asciiTheme="minorEastAsia" w:hAnsiTheme="minorEastAsia" w:hint="eastAsia"/>
              </w:rPr>
              <w:t>回放影像與訓練成果</w:t>
            </w:r>
          </w:p>
        </w:tc>
      </w:tr>
      <w:tr w:rsidR="00D00389" w14:paraId="72DFC858" w14:textId="77777777" w:rsidTr="00003BE0">
        <w:trPr>
          <w:trHeight w:val="510"/>
          <w:jc w:val="center"/>
        </w:trPr>
        <w:tc>
          <w:tcPr>
            <w:tcW w:w="1838" w:type="dxa"/>
            <w:shd w:val="clear" w:color="auto" w:fill="DEEAF6" w:themeFill="accent5" w:themeFillTint="33"/>
          </w:tcPr>
          <w:p w14:paraId="65C1CFE6" w14:textId="310EAB9B" w:rsidR="00D00389" w:rsidRDefault="000E1697" w:rsidP="00B05117">
            <w:pPr>
              <w:rPr>
                <w:rFonts w:asciiTheme="minorEastAsia" w:hAnsiTheme="minorEastAsia"/>
              </w:rPr>
            </w:pPr>
            <w:r w:rsidRPr="000E1697">
              <w:rPr>
                <w:rFonts w:asciiTheme="minorEastAsia" w:hAnsiTheme="minorEastAsia"/>
              </w:rPr>
              <w:t>AI Coach</w:t>
            </w:r>
          </w:p>
        </w:tc>
        <w:tc>
          <w:tcPr>
            <w:tcW w:w="7772" w:type="dxa"/>
          </w:tcPr>
          <w:p w14:paraId="5751A97B" w14:textId="72AB3C45" w:rsidR="00D00389" w:rsidRDefault="000E1697" w:rsidP="00B05117">
            <w:pPr>
              <w:rPr>
                <w:rFonts w:asciiTheme="minorEastAsia" w:hAnsiTheme="minorEastAsia"/>
              </w:rPr>
            </w:pPr>
            <w:r w:rsidRPr="000E1697">
              <w:rPr>
                <w:rFonts w:asciiTheme="minorEastAsia" w:hAnsiTheme="minorEastAsia" w:hint="eastAsia"/>
              </w:rPr>
              <w:t>提供策略建議、擊球評估與輔助說明</w:t>
            </w:r>
          </w:p>
        </w:tc>
      </w:tr>
    </w:tbl>
    <w:p w14:paraId="512AB512" w14:textId="6DBB54E3" w:rsidR="008A39D7" w:rsidRPr="008A39D7" w:rsidRDefault="008A39D7" w:rsidP="0071136D">
      <w:pPr>
        <w:spacing w:beforeLines="50" w:before="120" w:afterLines="50" w:after="120"/>
        <w:ind w:firstLineChars="200" w:firstLine="500"/>
        <w:rPr>
          <w:rFonts w:asciiTheme="minorEastAsia" w:hAnsiTheme="minorEastAsia"/>
        </w:rPr>
      </w:pPr>
      <w:r w:rsidRPr="008A39D7">
        <w:rPr>
          <w:rFonts w:asciiTheme="minorEastAsia" w:hAnsiTheme="minorEastAsia" w:hint="eastAsia"/>
        </w:rPr>
        <w:t>在即時監控頁面中，系統可顯示攝影機即時影像、YOLO 辨識狀態、WebSocket 連線狀態、系統效能與分析資訊，讓操作人員能即時掌握目前系統運作情況。當後端完成球體偵測或路徑分析後，桌面端會將相關結果以 overlay 或狀態資訊方式呈現，使使用者能直接從畫面中觀察球體位置、辨識結果與輔助路線。</w:t>
      </w:r>
    </w:p>
    <w:p w14:paraId="6E7152C5" w14:textId="29E1547B" w:rsidR="008A39D7" w:rsidRPr="008A39D7" w:rsidRDefault="008A39D7" w:rsidP="008A39D7">
      <w:pPr>
        <w:spacing w:afterLines="50" w:after="120"/>
        <w:ind w:firstLineChars="200" w:firstLine="500"/>
        <w:rPr>
          <w:rFonts w:asciiTheme="minorEastAsia" w:hAnsiTheme="minorEastAsia"/>
        </w:rPr>
      </w:pPr>
      <w:r w:rsidRPr="008A39D7">
        <w:rPr>
          <w:rFonts w:asciiTheme="minorEastAsia" w:hAnsiTheme="minorEastAsia" w:hint="eastAsia"/>
        </w:rPr>
        <w:t>練習模式頁面主要用於訓練情境，提供練習設定、路徑輔助與投影提示相關功能，可協助使用者進行單球練習、指定球型練習或擊球路線訓練。比賽模式頁面則用於管理比賽流程、回合狀態與相關賽事資訊，使系統除了能支援一般練習，也能應用於較完整的比賽紀錄與輔助情境。</w:t>
      </w:r>
    </w:p>
    <w:p w14:paraId="0C814A9A" w14:textId="77777777" w:rsidR="008A39D7" w:rsidRPr="008A39D7" w:rsidRDefault="008A39D7" w:rsidP="008A39D7">
      <w:pPr>
        <w:spacing w:afterLines="50" w:after="120"/>
        <w:ind w:firstLineChars="200" w:firstLine="500"/>
        <w:rPr>
          <w:rFonts w:asciiTheme="minorEastAsia" w:hAnsiTheme="minorEastAsia"/>
        </w:rPr>
      </w:pPr>
      <w:r w:rsidRPr="008A39D7">
        <w:rPr>
          <w:rFonts w:asciiTheme="minorEastAsia" w:hAnsiTheme="minorEastAsia" w:hint="eastAsia"/>
        </w:rPr>
        <w:t>系統設定頁面整合攝影機參數、串流品質、球桌校正、顏色校正、投影校正與連線設定等功能，使使用者能依照實際場地環境調整系統參數。由於不同場地可能存在攝影機角度、光線、球桌位置與投影機對位差異，因此桌面端提供設定與校正入口，讓使用者能在操作介面中完成必要調整，以提升後續辨識與投影輔助的準確性。</w:t>
      </w:r>
    </w:p>
    <w:p w14:paraId="5717B34F" w14:textId="77777777" w:rsidR="008A39D7" w:rsidRPr="008A39D7" w:rsidRDefault="008A39D7" w:rsidP="008A39D7">
      <w:pPr>
        <w:spacing w:afterLines="50" w:after="120"/>
        <w:ind w:firstLineChars="200" w:firstLine="500"/>
        <w:rPr>
          <w:rFonts w:asciiTheme="minorEastAsia" w:hAnsiTheme="minorEastAsia"/>
        </w:rPr>
      </w:pPr>
      <w:r w:rsidRPr="008A39D7">
        <w:rPr>
          <w:rFonts w:asciiTheme="minorEastAsia" w:hAnsiTheme="minorEastAsia" w:hint="eastAsia"/>
        </w:rPr>
        <w:t>回放與統計頁面則提供錄影資料查看、歷史紀錄檢視、回放影像播放與訓練成果分析功能，方便使用者回顧練習或比賽過程。透過錄影回放，使用者可事後檢視擊球結果、路徑輔助與系統分析資訊，作為訓練改善依據。AI Coach 介面則可接收系統分析結果，並根據目前球桌狀態、路徑規劃結果與使用者提問，提供策略建議、擊球評估或聊天式輔助說明。</w:t>
      </w:r>
    </w:p>
    <w:p w14:paraId="00E0FC17" w14:textId="77777777" w:rsidR="008A39D7" w:rsidRDefault="008A39D7" w:rsidP="008A39D7">
      <w:pPr>
        <w:spacing w:afterLines="50" w:after="120"/>
        <w:ind w:firstLineChars="200" w:firstLine="500"/>
        <w:rPr>
          <w:rFonts w:asciiTheme="minorEastAsia" w:hAnsiTheme="minorEastAsia"/>
        </w:rPr>
      </w:pPr>
      <w:r w:rsidRPr="008A39D7">
        <w:rPr>
          <w:rFonts w:asciiTheme="minorEastAsia" w:hAnsiTheme="minorEastAsia" w:hint="eastAsia"/>
        </w:rPr>
        <w:t>桌面端操作介面透過 REST API、WebSocket 與 MJPEG 串流與後端進行資料交換。REST API 用於執行系統控制與資料請求，例如切換功能、讀取設定與取得歷史資料；WebSocket 用於接收即時狀態與分析 metadata，使桌面端能即時更新系統狀態與分析結</w:t>
      </w:r>
      <w:r w:rsidRPr="008A39D7">
        <w:rPr>
          <w:rFonts w:asciiTheme="minorEastAsia" w:hAnsiTheme="minorEastAsia" w:hint="eastAsia"/>
        </w:rPr>
        <w:lastRenderedPageBreak/>
        <w:t>果；MJPEG 串流則用於顯示即時監控影像與投影畫面。透過此設計，桌面端能即時呈現後端分析結果，並提供使用者完整且連續的操作流程。</w:t>
      </w:r>
    </w:p>
    <w:p w14:paraId="048E21D5" w14:textId="4472BD9D" w:rsidR="00572193" w:rsidRPr="00572193" w:rsidRDefault="00572193" w:rsidP="008A39D7">
      <w:pPr>
        <w:spacing w:afterLines="50" w:after="120"/>
        <w:rPr>
          <w:rFonts w:asciiTheme="minorEastAsia" w:hAnsiTheme="minorEastAsia"/>
          <w:b/>
          <w:bCs/>
          <w:sz w:val="28"/>
          <w:szCs w:val="28"/>
        </w:rPr>
      </w:pPr>
      <w:r w:rsidRPr="00572193">
        <w:rPr>
          <w:rFonts w:asciiTheme="minorEastAsia" w:hAnsiTheme="minorEastAsia" w:hint="eastAsia"/>
          <w:b/>
          <w:bCs/>
          <w:sz w:val="28"/>
          <w:szCs w:val="28"/>
        </w:rPr>
        <w:t>(二) 後端服務與通訊實作</w:t>
      </w:r>
    </w:p>
    <w:p w14:paraId="6120D7E8" w14:textId="77777777" w:rsidR="00C5255E" w:rsidRPr="00C5255E"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 xml:space="preserve">本系統後端以 Python 與 </w:t>
      </w:r>
      <w:proofErr w:type="spellStart"/>
      <w:r w:rsidRPr="00C5255E">
        <w:rPr>
          <w:rFonts w:asciiTheme="minorEastAsia" w:hAnsiTheme="minorEastAsia" w:hint="eastAsia"/>
        </w:rPr>
        <w:t>FastAPI</w:t>
      </w:r>
      <w:proofErr w:type="spellEnd"/>
      <w:r w:rsidRPr="00C5255E">
        <w:rPr>
          <w:rFonts w:asciiTheme="minorEastAsia" w:hAnsiTheme="minorEastAsia" w:hint="eastAsia"/>
        </w:rPr>
        <w:t xml:space="preserve"> 進行開發，主要負責影像分析、系統控制、資料傳輸、投影校正、路徑規劃、錄影回放、AI Coach 輔助功能與手機端資料服務等功能。後端作為整體系統的核心，負責接收桌面端與手機端的操作請求，並協調攝影機、YOLO 偵測、MJPEG 串流、WebSocket metadata、投影渲染、錄影資料、社群資料與 AI Coach 等模組，使桌面端能即時取得影像畫面與分析結果，手機端也能取得個人資料、數據看板、社群互動與聊天回覆。透過後端集中管理各項服務，系統可避免不同功能各自處理資料來源而造成狀態不一致，並使前端、手機端與 AI Coach 能使用同一份分析資料進行呈現與回應。</w:t>
      </w:r>
    </w:p>
    <w:p w14:paraId="4407DBD0" w14:textId="77777777" w:rsidR="00C5255E" w:rsidRPr="00C5255E"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在系統運作過程中，後端會先取得攝影機影像來源，並依照使用者設定啟動 YOLO 球體偵測與影像串流服務。當模型完成球體辨識後，後端會將球體類別、位置座標、信心值與相關分析資料整理成 metadata，提供給桌面端 overlay、路徑規劃模組、投影顯示模組與 AI Coach 使用。這些 metadata 不只用於即時畫面顯示，也可作為錄影事件、回放檢視、統計分析與 AI Coach 建議的資料基礎。同時，後端也負責管理系統狀態、串流品質、校正資料、錄影資料、手機端資料請求與社群好友相關資料，使各功能模組能在同一服務架構下協同運作。</w:t>
      </w:r>
    </w:p>
    <w:p w14:paraId="7C88900D" w14:textId="77777777" w:rsidR="00C5255E" w:rsidRPr="00C5255E"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後端通訊方式主要包含 REST API、WebSocket、MJPEG 串流與 AI Coach 串流回覆。REST API 用於一般系統操作與資料請求，例如啟動或停止 YOLO 分析、切換攝影機、查詢效能資訊、執行校正流程、管理練習與比賽狀態、處理錄影與回放資料，以及提供手機端個人資料、數據看板、社群、好友與通知等功能。這類請求通常屬於使用者主動操作，適合以請求與回應的方式完成，也方便桌面端與手機端依照不同需求取得所需資料。</w:t>
      </w:r>
    </w:p>
    <w:p w14:paraId="1E0B4C98" w14:textId="77777777" w:rsidR="00C5255E" w:rsidRPr="00C5255E"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WebSocket 則用於即時控制通道與 metadata 傳輸，使桌面端能即時取得系統狀態、分析資料與連線狀態。相較於 REST API 需要前端反覆發送請求，WebSocket 可在後端狀態更新時主動推送資料給桌面端，因此適合用於即時影像分析系統中的狀態同步與分析結果更新。例如當 YOLO 偵測結果、系統效能、串流狀態或分析 metadata 發生變化時，桌面端可透過 WebSocket 即時更新畫面，減少操作人員等待或手動重新整理的情況。</w:t>
      </w:r>
    </w:p>
    <w:p w14:paraId="32861F16" w14:textId="77777777" w:rsidR="00C5255E" w:rsidRPr="00C5255E"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MJPEG 串流則負責輸出即時監控影像與投影畫面，提供桌面端與投影端顯示使用。由於影像資料量較大，若與控制訊息混合在同一通道中，容易造成延遲或阻塞，因此本系統將影像串流與控制資料分離處理。監控串流主要提供操作人員查看攝影機畫面、YOLO 偵測框與分析 overlay；投影串流則提供球桌投影所需的輔助線、目標點與練習或比賽提示。透過分離不同資料通道，系統能降低即時影像對控制訊息與分析資料的影響。</w:t>
      </w:r>
    </w:p>
    <w:p w14:paraId="0C8C3DEF" w14:textId="277A1C63" w:rsidR="00B33C07" w:rsidRDefault="00C5255E" w:rsidP="00C5255E">
      <w:pPr>
        <w:spacing w:afterLines="50" w:after="120"/>
        <w:ind w:firstLineChars="200" w:firstLine="500"/>
        <w:rPr>
          <w:rFonts w:asciiTheme="minorEastAsia" w:hAnsiTheme="minorEastAsia"/>
        </w:rPr>
      </w:pPr>
      <w:r w:rsidRPr="00C5255E">
        <w:rPr>
          <w:rFonts w:asciiTheme="minorEastAsia" w:hAnsiTheme="minorEastAsia" w:hint="eastAsia"/>
        </w:rPr>
        <w:t>AI Coach 聊天功能則透過後端 API 接收使用者問題、對話紀錄與系統分析資料，並將教練式建議回傳至桌面端或手機端聊天介面。當使用者詢問擊球策略、練習方向或目前數據狀況時，後端會整理相關球桌狀態、路徑規劃結果或數據內容，提供給 AI Coach 作為回覆依據。透過 REST API、WebSocket、MJPEG 串流與 AI Coach 回覆機制分工，</w:t>
      </w:r>
      <w:r w:rsidRPr="00C5255E">
        <w:rPr>
          <w:rFonts w:asciiTheme="minorEastAsia" w:hAnsiTheme="minorEastAsia" w:hint="eastAsia"/>
        </w:rPr>
        <w:lastRenderedPageBreak/>
        <w:t>後端能同時兼顧系統控制、即時資料更新、影像顯示與跨裝置資料服務需求。後端各類功能與實作內容如 Table 3 所示。</w:t>
      </w:r>
    </w:p>
    <w:p w14:paraId="08EFF3C4" w14:textId="62275343" w:rsidR="00572193" w:rsidRPr="000E5E1D" w:rsidRDefault="000E5E1D" w:rsidP="00790071">
      <w:pPr>
        <w:spacing w:afterLines="50" w:after="120"/>
        <w:jc w:val="center"/>
        <w:rPr>
          <w:rFonts w:asciiTheme="minorEastAsia" w:hAnsiTheme="minorEastAsia"/>
          <w:sz w:val="20"/>
          <w:szCs w:val="20"/>
        </w:rPr>
      </w:pPr>
      <w:r w:rsidRPr="000E5E1D">
        <w:rPr>
          <w:rFonts w:asciiTheme="minorEastAsia" w:hAnsiTheme="minorEastAsia"/>
          <w:sz w:val="20"/>
          <w:szCs w:val="20"/>
        </w:rPr>
        <w:t xml:space="preserve">Table </w:t>
      </w:r>
      <w:r w:rsidR="00B33C07">
        <w:rPr>
          <w:rFonts w:asciiTheme="minorEastAsia" w:hAnsiTheme="minorEastAsia" w:hint="eastAsia"/>
          <w:sz w:val="20"/>
          <w:szCs w:val="20"/>
        </w:rPr>
        <w:t>3</w:t>
      </w:r>
      <w:r w:rsidR="00762FC7">
        <w:rPr>
          <w:rFonts w:asciiTheme="minorEastAsia" w:hAnsiTheme="minorEastAsia" w:hint="eastAsia"/>
          <w:sz w:val="20"/>
          <w:szCs w:val="20"/>
        </w:rPr>
        <w:t xml:space="preserve"> </w:t>
      </w:r>
      <w:r w:rsidRPr="000E5E1D">
        <w:rPr>
          <w:rFonts w:asciiTheme="minorEastAsia" w:hAnsiTheme="minorEastAsia" w:hint="eastAsia"/>
          <w:sz w:val="20"/>
          <w:szCs w:val="20"/>
        </w:rPr>
        <w:t>後端服務功能說明表</w:t>
      </w:r>
    </w:p>
    <w:tbl>
      <w:tblPr>
        <w:tblStyle w:val="ad"/>
        <w:tblW w:w="0" w:type="auto"/>
        <w:jc w:val="center"/>
        <w:tblLook w:val="04A0" w:firstRow="1" w:lastRow="0" w:firstColumn="1" w:lastColumn="0" w:noHBand="0" w:noVBand="1"/>
      </w:tblPr>
      <w:tblGrid>
        <w:gridCol w:w="2210"/>
        <w:gridCol w:w="7513"/>
      </w:tblGrid>
      <w:tr w:rsidR="00142C0F" w14:paraId="1E45FAC2" w14:textId="77777777" w:rsidTr="00C5255E">
        <w:trPr>
          <w:trHeight w:val="441"/>
          <w:jc w:val="center"/>
        </w:trPr>
        <w:tc>
          <w:tcPr>
            <w:tcW w:w="2210" w:type="dxa"/>
            <w:shd w:val="clear" w:color="auto" w:fill="9CC2E5" w:themeFill="accent5" w:themeFillTint="99"/>
          </w:tcPr>
          <w:p w14:paraId="02C29219" w14:textId="503EC129" w:rsidR="00142C0F" w:rsidRDefault="00142C0F" w:rsidP="000E5E1D">
            <w:pPr>
              <w:spacing w:afterLines="50" w:after="120"/>
              <w:rPr>
                <w:rFonts w:asciiTheme="minorEastAsia" w:hAnsiTheme="minorEastAsia"/>
              </w:rPr>
            </w:pPr>
            <w:r w:rsidRPr="00142C0F">
              <w:rPr>
                <w:rFonts w:asciiTheme="minorEastAsia" w:hAnsiTheme="minorEastAsia" w:hint="eastAsia"/>
              </w:rPr>
              <w:t>功能類別</w:t>
            </w:r>
          </w:p>
        </w:tc>
        <w:tc>
          <w:tcPr>
            <w:tcW w:w="7513" w:type="dxa"/>
            <w:shd w:val="clear" w:color="auto" w:fill="9CC2E5" w:themeFill="accent5" w:themeFillTint="99"/>
          </w:tcPr>
          <w:p w14:paraId="7D6B73CA" w14:textId="569397AA" w:rsidR="00142C0F" w:rsidRDefault="00142C0F" w:rsidP="000E5E1D">
            <w:pPr>
              <w:spacing w:afterLines="50" w:after="120"/>
              <w:rPr>
                <w:rFonts w:asciiTheme="minorEastAsia" w:hAnsiTheme="minorEastAsia"/>
              </w:rPr>
            </w:pPr>
            <w:r w:rsidRPr="00142C0F">
              <w:rPr>
                <w:rFonts w:asciiTheme="minorEastAsia" w:hAnsiTheme="minorEastAsia" w:hint="eastAsia"/>
              </w:rPr>
              <w:t>實作內容</w:t>
            </w:r>
          </w:p>
        </w:tc>
      </w:tr>
      <w:tr w:rsidR="00142C0F" w14:paraId="3C8116DB" w14:textId="77777777" w:rsidTr="00C5255E">
        <w:trPr>
          <w:trHeight w:val="430"/>
          <w:jc w:val="center"/>
        </w:trPr>
        <w:tc>
          <w:tcPr>
            <w:tcW w:w="2210" w:type="dxa"/>
            <w:shd w:val="clear" w:color="auto" w:fill="DEEAF6" w:themeFill="accent5" w:themeFillTint="33"/>
          </w:tcPr>
          <w:p w14:paraId="7DB19DF1" w14:textId="5183956D" w:rsidR="00142C0F" w:rsidRDefault="00142C0F" w:rsidP="000E5E1D">
            <w:pPr>
              <w:spacing w:afterLines="50" w:after="120"/>
              <w:rPr>
                <w:rFonts w:asciiTheme="minorEastAsia" w:hAnsiTheme="minorEastAsia"/>
              </w:rPr>
            </w:pPr>
            <w:r w:rsidRPr="00142C0F">
              <w:rPr>
                <w:rFonts w:asciiTheme="minorEastAsia" w:hAnsiTheme="minorEastAsia" w:hint="eastAsia"/>
              </w:rPr>
              <w:t>系統控制</w:t>
            </w:r>
          </w:p>
        </w:tc>
        <w:tc>
          <w:tcPr>
            <w:tcW w:w="7513" w:type="dxa"/>
          </w:tcPr>
          <w:p w14:paraId="220532F8" w14:textId="207EBAFA" w:rsidR="00142C0F" w:rsidRDefault="00142C0F" w:rsidP="000E5E1D">
            <w:pPr>
              <w:spacing w:afterLines="50" w:after="120"/>
              <w:rPr>
                <w:rFonts w:asciiTheme="minorEastAsia" w:hAnsiTheme="minorEastAsia"/>
              </w:rPr>
            </w:pPr>
            <w:r w:rsidRPr="00142C0F">
              <w:rPr>
                <w:rFonts w:asciiTheme="minorEastAsia" w:hAnsiTheme="minorEastAsia" w:hint="eastAsia"/>
              </w:rPr>
              <w:t>啟動或停止 YOLO 分析、設定 Overlay 顯示、調整串流品質</w:t>
            </w:r>
          </w:p>
        </w:tc>
      </w:tr>
      <w:tr w:rsidR="00142C0F" w14:paraId="08C25AD2" w14:textId="77777777" w:rsidTr="00C5255E">
        <w:trPr>
          <w:trHeight w:val="441"/>
          <w:jc w:val="center"/>
        </w:trPr>
        <w:tc>
          <w:tcPr>
            <w:tcW w:w="2210" w:type="dxa"/>
            <w:shd w:val="clear" w:color="auto" w:fill="DEEAF6" w:themeFill="accent5" w:themeFillTint="33"/>
          </w:tcPr>
          <w:p w14:paraId="3F56A354" w14:textId="44BA82F2" w:rsidR="00142C0F" w:rsidRDefault="00142C0F" w:rsidP="000E5E1D">
            <w:pPr>
              <w:spacing w:afterLines="50" w:after="120"/>
              <w:rPr>
                <w:rFonts w:asciiTheme="minorEastAsia" w:hAnsiTheme="minorEastAsia"/>
              </w:rPr>
            </w:pPr>
            <w:r w:rsidRPr="00142C0F">
              <w:rPr>
                <w:rFonts w:asciiTheme="minorEastAsia" w:hAnsiTheme="minorEastAsia" w:hint="eastAsia"/>
              </w:rPr>
              <w:t>攝影機管理</w:t>
            </w:r>
          </w:p>
        </w:tc>
        <w:tc>
          <w:tcPr>
            <w:tcW w:w="7513" w:type="dxa"/>
          </w:tcPr>
          <w:p w14:paraId="79C4AA33" w14:textId="0443FDEF" w:rsidR="00142C0F" w:rsidRPr="00142C0F" w:rsidRDefault="00142C0F" w:rsidP="000E5E1D">
            <w:pPr>
              <w:spacing w:afterLines="50" w:after="120"/>
              <w:rPr>
                <w:rFonts w:asciiTheme="minorEastAsia" w:hAnsiTheme="minorEastAsia"/>
              </w:rPr>
            </w:pPr>
            <w:r>
              <w:rPr>
                <w:rFonts w:asciiTheme="minorEastAsia" w:hAnsiTheme="minorEastAsia" w:hint="eastAsia"/>
              </w:rPr>
              <w:t>列舉攝影機、切換攝影機、調整攝影機參數</w:t>
            </w:r>
          </w:p>
        </w:tc>
      </w:tr>
      <w:tr w:rsidR="00142C0F" w14:paraId="45F68503" w14:textId="77777777" w:rsidTr="00C5255E">
        <w:trPr>
          <w:trHeight w:val="430"/>
          <w:jc w:val="center"/>
        </w:trPr>
        <w:tc>
          <w:tcPr>
            <w:tcW w:w="2210" w:type="dxa"/>
            <w:shd w:val="clear" w:color="auto" w:fill="DEEAF6" w:themeFill="accent5" w:themeFillTint="33"/>
          </w:tcPr>
          <w:p w14:paraId="2322DA2C" w14:textId="03B3E687" w:rsidR="00142C0F" w:rsidRDefault="00142C0F" w:rsidP="000E5E1D">
            <w:pPr>
              <w:spacing w:afterLines="50" w:after="120"/>
              <w:rPr>
                <w:rFonts w:asciiTheme="minorEastAsia" w:hAnsiTheme="minorEastAsia"/>
              </w:rPr>
            </w:pPr>
            <w:r w:rsidRPr="00142C0F">
              <w:rPr>
                <w:rFonts w:asciiTheme="minorEastAsia" w:hAnsiTheme="minorEastAsia" w:hint="eastAsia"/>
              </w:rPr>
              <w:t>即時通訊</w:t>
            </w:r>
          </w:p>
        </w:tc>
        <w:tc>
          <w:tcPr>
            <w:tcW w:w="7513" w:type="dxa"/>
          </w:tcPr>
          <w:p w14:paraId="0B188016" w14:textId="436EBA26" w:rsidR="00142C0F" w:rsidRDefault="00142C0F" w:rsidP="000E5E1D">
            <w:pPr>
              <w:spacing w:afterLines="50" w:after="120"/>
              <w:rPr>
                <w:rFonts w:asciiTheme="minorEastAsia" w:hAnsiTheme="minorEastAsia"/>
              </w:rPr>
            </w:pPr>
            <w:r w:rsidRPr="00142C0F">
              <w:rPr>
                <w:rFonts w:asciiTheme="minorEastAsia" w:hAnsiTheme="minorEastAsia" w:hint="eastAsia"/>
              </w:rPr>
              <w:t>透過 WebSocket 傳輸狀態與分析 metadata</w:t>
            </w:r>
          </w:p>
        </w:tc>
      </w:tr>
      <w:tr w:rsidR="00142C0F" w14:paraId="6B8AA7F2" w14:textId="77777777" w:rsidTr="00C5255E">
        <w:trPr>
          <w:trHeight w:val="441"/>
          <w:jc w:val="center"/>
        </w:trPr>
        <w:tc>
          <w:tcPr>
            <w:tcW w:w="2210" w:type="dxa"/>
            <w:shd w:val="clear" w:color="auto" w:fill="DEEAF6" w:themeFill="accent5" w:themeFillTint="33"/>
          </w:tcPr>
          <w:p w14:paraId="1D59A6B3" w14:textId="31C7E446" w:rsidR="00142C0F" w:rsidRDefault="00142C0F" w:rsidP="000E5E1D">
            <w:pPr>
              <w:spacing w:afterLines="50" w:after="120"/>
              <w:rPr>
                <w:rFonts w:asciiTheme="minorEastAsia" w:hAnsiTheme="minorEastAsia"/>
              </w:rPr>
            </w:pPr>
            <w:r w:rsidRPr="00142C0F">
              <w:rPr>
                <w:rFonts w:asciiTheme="minorEastAsia" w:hAnsiTheme="minorEastAsia" w:hint="eastAsia"/>
              </w:rPr>
              <w:t>影像串流</w:t>
            </w:r>
          </w:p>
        </w:tc>
        <w:tc>
          <w:tcPr>
            <w:tcW w:w="7513" w:type="dxa"/>
          </w:tcPr>
          <w:p w14:paraId="135CD601" w14:textId="4F033A4D" w:rsidR="00142C0F" w:rsidRDefault="00142C0F" w:rsidP="000E5E1D">
            <w:pPr>
              <w:spacing w:afterLines="50" w:after="120"/>
              <w:rPr>
                <w:rFonts w:asciiTheme="minorEastAsia" w:hAnsiTheme="minorEastAsia"/>
              </w:rPr>
            </w:pPr>
            <w:r w:rsidRPr="00142C0F">
              <w:rPr>
                <w:rFonts w:asciiTheme="minorEastAsia" w:hAnsiTheme="minorEastAsia" w:hint="eastAsia"/>
              </w:rPr>
              <w:t>透過 MJPEG 輸出監控畫面與投影畫面</w:t>
            </w:r>
          </w:p>
        </w:tc>
      </w:tr>
      <w:tr w:rsidR="00142C0F" w14:paraId="067179FF" w14:textId="77777777" w:rsidTr="00C5255E">
        <w:trPr>
          <w:trHeight w:val="441"/>
          <w:jc w:val="center"/>
        </w:trPr>
        <w:tc>
          <w:tcPr>
            <w:tcW w:w="2210" w:type="dxa"/>
            <w:shd w:val="clear" w:color="auto" w:fill="DEEAF6" w:themeFill="accent5" w:themeFillTint="33"/>
          </w:tcPr>
          <w:p w14:paraId="4E41BC14" w14:textId="4726FC2B" w:rsidR="00142C0F" w:rsidRDefault="00142C0F" w:rsidP="000E5E1D">
            <w:pPr>
              <w:spacing w:afterLines="50" w:after="120"/>
              <w:rPr>
                <w:rFonts w:asciiTheme="minorEastAsia" w:hAnsiTheme="minorEastAsia"/>
              </w:rPr>
            </w:pPr>
            <w:r w:rsidRPr="00142C0F">
              <w:rPr>
                <w:rFonts w:asciiTheme="minorEastAsia" w:hAnsiTheme="minorEastAsia" w:hint="eastAsia"/>
              </w:rPr>
              <w:t>投影校正</w:t>
            </w:r>
          </w:p>
        </w:tc>
        <w:tc>
          <w:tcPr>
            <w:tcW w:w="7513" w:type="dxa"/>
          </w:tcPr>
          <w:p w14:paraId="4AD91E70" w14:textId="20FE98EE" w:rsidR="00142C0F" w:rsidRDefault="000E5E1D" w:rsidP="000E5E1D">
            <w:pPr>
              <w:spacing w:afterLines="50" w:after="120"/>
              <w:rPr>
                <w:rFonts w:asciiTheme="minorEastAsia" w:hAnsiTheme="minorEastAsia"/>
              </w:rPr>
            </w:pPr>
            <w:r w:rsidRPr="000E5E1D">
              <w:rPr>
                <w:rFonts w:asciiTheme="minorEastAsia" w:hAnsiTheme="minorEastAsia" w:hint="eastAsia"/>
              </w:rPr>
              <w:t xml:space="preserve">執行 </w:t>
            </w:r>
            <w:proofErr w:type="spellStart"/>
            <w:r w:rsidRPr="000E5E1D">
              <w:rPr>
                <w:rFonts w:asciiTheme="minorEastAsia" w:hAnsiTheme="minorEastAsia" w:hint="eastAsia"/>
              </w:rPr>
              <w:t>ArUco</w:t>
            </w:r>
            <w:proofErr w:type="spellEnd"/>
            <w:r w:rsidRPr="000E5E1D">
              <w:rPr>
                <w:rFonts w:asciiTheme="minorEastAsia" w:hAnsiTheme="minorEastAsia" w:hint="eastAsia"/>
              </w:rPr>
              <w:t xml:space="preserve"> 偵測、</w:t>
            </w:r>
            <w:proofErr w:type="spellStart"/>
            <w:r w:rsidRPr="000E5E1D">
              <w:rPr>
                <w:rFonts w:asciiTheme="minorEastAsia" w:hAnsiTheme="minorEastAsia" w:hint="eastAsia"/>
              </w:rPr>
              <w:t>Homography</w:t>
            </w:r>
            <w:proofErr w:type="spellEnd"/>
            <w:r w:rsidRPr="000E5E1D">
              <w:rPr>
                <w:rFonts w:asciiTheme="minorEastAsia" w:hAnsiTheme="minorEastAsia" w:hint="eastAsia"/>
              </w:rPr>
              <w:t xml:space="preserve"> 計算與校正資料儲存</w:t>
            </w:r>
          </w:p>
        </w:tc>
      </w:tr>
      <w:tr w:rsidR="00142C0F" w14:paraId="69FDCA22" w14:textId="77777777" w:rsidTr="00C5255E">
        <w:trPr>
          <w:trHeight w:val="430"/>
          <w:jc w:val="center"/>
        </w:trPr>
        <w:tc>
          <w:tcPr>
            <w:tcW w:w="2210" w:type="dxa"/>
            <w:shd w:val="clear" w:color="auto" w:fill="DEEAF6" w:themeFill="accent5" w:themeFillTint="33"/>
          </w:tcPr>
          <w:p w14:paraId="047E96E7" w14:textId="61FE9453" w:rsidR="00142C0F" w:rsidRDefault="00142C0F" w:rsidP="000E5E1D">
            <w:pPr>
              <w:spacing w:afterLines="50" w:after="120"/>
              <w:rPr>
                <w:rFonts w:asciiTheme="minorEastAsia" w:hAnsiTheme="minorEastAsia"/>
              </w:rPr>
            </w:pPr>
            <w:r w:rsidRPr="00142C0F">
              <w:rPr>
                <w:rFonts w:asciiTheme="minorEastAsia" w:hAnsiTheme="minorEastAsia" w:hint="eastAsia"/>
              </w:rPr>
              <w:t>路徑規劃</w:t>
            </w:r>
          </w:p>
        </w:tc>
        <w:tc>
          <w:tcPr>
            <w:tcW w:w="7513" w:type="dxa"/>
          </w:tcPr>
          <w:p w14:paraId="076FE055" w14:textId="5E01E76A" w:rsidR="00142C0F" w:rsidRDefault="000E5E1D" w:rsidP="000E5E1D">
            <w:pPr>
              <w:spacing w:afterLines="50" w:after="120"/>
              <w:rPr>
                <w:rFonts w:asciiTheme="minorEastAsia" w:hAnsiTheme="minorEastAsia"/>
              </w:rPr>
            </w:pPr>
            <w:r w:rsidRPr="000E5E1D">
              <w:rPr>
                <w:rFonts w:asciiTheme="minorEastAsia" w:hAnsiTheme="minorEastAsia" w:hint="eastAsia"/>
              </w:rPr>
              <w:t>根據球體</w:t>
            </w:r>
            <w:proofErr w:type="gramStart"/>
            <w:r w:rsidRPr="000E5E1D">
              <w:rPr>
                <w:rFonts w:asciiTheme="minorEastAsia" w:hAnsiTheme="minorEastAsia" w:hint="eastAsia"/>
              </w:rPr>
              <w:t>位置與袋口</w:t>
            </w:r>
            <w:proofErr w:type="gramEnd"/>
            <w:r w:rsidRPr="000E5E1D">
              <w:rPr>
                <w:rFonts w:asciiTheme="minorEastAsia" w:hAnsiTheme="minorEastAsia" w:hint="eastAsia"/>
              </w:rPr>
              <w:t>資訊產生候選擊球路線</w:t>
            </w:r>
          </w:p>
        </w:tc>
      </w:tr>
      <w:tr w:rsidR="00142C0F" w14:paraId="35D16644" w14:textId="77777777" w:rsidTr="00C5255E">
        <w:trPr>
          <w:trHeight w:val="441"/>
          <w:jc w:val="center"/>
        </w:trPr>
        <w:tc>
          <w:tcPr>
            <w:tcW w:w="2210" w:type="dxa"/>
            <w:shd w:val="clear" w:color="auto" w:fill="DEEAF6" w:themeFill="accent5" w:themeFillTint="33"/>
          </w:tcPr>
          <w:p w14:paraId="4159E8F9" w14:textId="52E4BD35" w:rsidR="00142C0F" w:rsidRDefault="00142C0F" w:rsidP="000E5E1D">
            <w:pPr>
              <w:spacing w:afterLines="50" w:after="120"/>
              <w:rPr>
                <w:rFonts w:asciiTheme="minorEastAsia" w:hAnsiTheme="minorEastAsia"/>
              </w:rPr>
            </w:pPr>
            <w:r w:rsidRPr="00142C0F">
              <w:rPr>
                <w:rFonts w:asciiTheme="minorEastAsia" w:hAnsiTheme="minorEastAsia" w:hint="eastAsia"/>
              </w:rPr>
              <w:t>練習與比賽</w:t>
            </w:r>
          </w:p>
        </w:tc>
        <w:tc>
          <w:tcPr>
            <w:tcW w:w="7513" w:type="dxa"/>
          </w:tcPr>
          <w:p w14:paraId="314B6E40" w14:textId="7A3737F9" w:rsidR="00142C0F" w:rsidRDefault="000E5E1D" w:rsidP="000E5E1D">
            <w:pPr>
              <w:spacing w:afterLines="50" w:after="120"/>
              <w:rPr>
                <w:rFonts w:asciiTheme="minorEastAsia" w:hAnsiTheme="minorEastAsia"/>
              </w:rPr>
            </w:pPr>
            <w:r w:rsidRPr="000E5E1D">
              <w:rPr>
                <w:rFonts w:asciiTheme="minorEastAsia" w:hAnsiTheme="minorEastAsia" w:hint="eastAsia"/>
              </w:rPr>
              <w:t>管理練習模式、比賽流程、回合與狀態資訊</w:t>
            </w:r>
          </w:p>
        </w:tc>
      </w:tr>
      <w:tr w:rsidR="00142C0F" w14:paraId="637BC4D1" w14:textId="77777777" w:rsidTr="00C5255E">
        <w:trPr>
          <w:trHeight w:val="430"/>
          <w:jc w:val="center"/>
        </w:trPr>
        <w:tc>
          <w:tcPr>
            <w:tcW w:w="2210" w:type="dxa"/>
            <w:shd w:val="clear" w:color="auto" w:fill="DEEAF6" w:themeFill="accent5" w:themeFillTint="33"/>
          </w:tcPr>
          <w:p w14:paraId="3D4D1073" w14:textId="3E072E30" w:rsidR="00142C0F" w:rsidRDefault="00142C0F" w:rsidP="000E5E1D">
            <w:pPr>
              <w:spacing w:afterLines="50" w:after="120"/>
              <w:rPr>
                <w:rFonts w:asciiTheme="minorEastAsia" w:hAnsiTheme="minorEastAsia"/>
              </w:rPr>
            </w:pPr>
            <w:r w:rsidRPr="00142C0F">
              <w:rPr>
                <w:rFonts w:asciiTheme="minorEastAsia" w:hAnsiTheme="minorEastAsia" w:hint="eastAsia"/>
              </w:rPr>
              <w:t>錄影回放</w:t>
            </w:r>
          </w:p>
        </w:tc>
        <w:tc>
          <w:tcPr>
            <w:tcW w:w="7513" w:type="dxa"/>
          </w:tcPr>
          <w:p w14:paraId="507CEC22" w14:textId="58C67A61" w:rsidR="00142C0F" w:rsidRDefault="000E5E1D" w:rsidP="000E5E1D">
            <w:pPr>
              <w:spacing w:afterLines="50" w:after="120"/>
              <w:rPr>
                <w:rFonts w:asciiTheme="minorEastAsia" w:hAnsiTheme="minorEastAsia"/>
              </w:rPr>
            </w:pPr>
            <w:r w:rsidRPr="000E5E1D">
              <w:rPr>
                <w:rFonts w:asciiTheme="minorEastAsia" w:hAnsiTheme="minorEastAsia" w:hint="eastAsia"/>
              </w:rPr>
              <w:t>儲存錄影資料、事件紀錄與回放資訊</w:t>
            </w:r>
          </w:p>
        </w:tc>
      </w:tr>
      <w:tr w:rsidR="00142C0F" w14:paraId="2A1787CB" w14:textId="77777777" w:rsidTr="00C5255E">
        <w:trPr>
          <w:trHeight w:val="441"/>
          <w:jc w:val="center"/>
        </w:trPr>
        <w:tc>
          <w:tcPr>
            <w:tcW w:w="2210" w:type="dxa"/>
            <w:shd w:val="clear" w:color="auto" w:fill="DEEAF6" w:themeFill="accent5" w:themeFillTint="33"/>
          </w:tcPr>
          <w:p w14:paraId="1E3A786B" w14:textId="230D842B" w:rsidR="00142C0F" w:rsidRDefault="00142C0F" w:rsidP="000E5E1D">
            <w:pPr>
              <w:spacing w:afterLines="50" w:after="120"/>
              <w:rPr>
                <w:rFonts w:asciiTheme="minorEastAsia" w:hAnsiTheme="minorEastAsia"/>
              </w:rPr>
            </w:pPr>
            <w:r w:rsidRPr="00142C0F">
              <w:rPr>
                <w:rFonts w:asciiTheme="minorEastAsia" w:hAnsiTheme="minorEastAsia"/>
              </w:rPr>
              <w:t>AI Coach</w:t>
            </w:r>
          </w:p>
        </w:tc>
        <w:tc>
          <w:tcPr>
            <w:tcW w:w="7513" w:type="dxa"/>
          </w:tcPr>
          <w:p w14:paraId="442A6954" w14:textId="5BE55D3D" w:rsidR="00142C0F" w:rsidRDefault="000E5E1D" w:rsidP="000E5E1D">
            <w:pPr>
              <w:spacing w:afterLines="50" w:after="120"/>
              <w:rPr>
                <w:rFonts w:asciiTheme="minorEastAsia" w:hAnsiTheme="minorEastAsia"/>
              </w:rPr>
            </w:pPr>
            <w:r w:rsidRPr="000E5E1D">
              <w:rPr>
                <w:rFonts w:asciiTheme="minorEastAsia" w:hAnsiTheme="minorEastAsia" w:hint="eastAsia"/>
              </w:rPr>
              <w:t>接收球桌狀態並產生策略建議或擊球評估</w:t>
            </w:r>
          </w:p>
        </w:tc>
      </w:tr>
      <w:tr w:rsidR="00C5255E" w14:paraId="15A0CBC7" w14:textId="77777777" w:rsidTr="00C5255E">
        <w:trPr>
          <w:trHeight w:val="441"/>
          <w:jc w:val="center"/>
        </w:trPr>
        <w:tc>
          <w:tcPr>
            <w:tcW w:w="2210" w:type="dxa"/>
            <w:shd w:val="clear" w:color="auto" w:fill="DEEAF6" w:themeFill="accent5" w:themeFillTint="33"/>
          </w:tcPr>
          <w:p w14:paraId="6A36462E" w14:textId="44737173" w:rsidR="00C5255E" w:rsidRPr="00142C0F" w:rsidRDefault="00C5255E" w:rsidP="000E5E1D">
            <w:pPr>
              <w:spacing w:afterLines="50" w:after="120"/>
              <w:rPr>
                <w:rFonts w:asciiTheme="minorEastAsia" w:hAnsiTheme="minorEastAsia"/>
              </w:rPr>
            </w:pPr>
            <w:r w:rsidRPr="00C5255E">
              <w:rPr>
                <w:rFonts w:asciiTheme="minorEastAsia" w:hAnsiTheme="minorEastAsia" w:hint="eastAsia"/>
              </w:rPr>
              <w:t>手機端資料服務</w:t>
            </w:r>
          </w:p>
        </w:tc>
        <w:tc>
          <w:tcPr>
            <w:tcW w:w="7513" w:type="dxa"/>
          </w:tcPr>
          <w:p w14:paraId="3F2F5370" w14:textId="55BFFF48" w:rsidR="00C5255E" w:rsidRPr="000E5E1D" w:rsidRDefault="00C5255E" w:rsidP="000E5E1D">
            <w:pPr>
              <w:spacing w:afterLines="50" w:after="120"/>
              <w:rPr>
                <w:rFonts w:asciiTheme="minorEastAsia" w:hAnsiTheme="minorEastAsia"/>
              </w:rPr>
            </w:pPr>
            <w:r w:rsidRPr="00C5255E">
              <w:rPr>
                <w:rFonts w:asciiTheme="minorEastAsia" w:hAnsiTheme="minorEastAsia" w:hint="eastAsia"/>
              </w:rPr>
              <w:t>提供個人資料、數據看板、社群、好友 QR Code、通知設定等 API</w:t>
            </w:r>
          </w:p>
        </w:tc>
      </w:tr>
    </w:tbl>
    <w:p w14:paraId="1F8F99C5" w14:textId="6CFFA977" w:rsidR="00C5255E" w:rsidRDefault="00C5255E" w:rsidP="00C5255E">
      <w:pPr>
        <w:spacing w:beforeLines="50" w:before="120" w:afterLines="50" w:after="120"/>
        <w:ind w:firstLineChars="200" w:firstLine="500"/>
        <w:rPr>
          <w:rFonts w:asciiTheme="minorEastAsia" w:hAnsiTheme="minorEastAsia"/>
        </w:rPr>
      </w:pPr>
      <w:r w:rsidRPr="00C5255E">
        <w:rPr>
          <w:rFonts w:asciiTheme="minorEastAsia" w:hAnsiTheme="minorEastAsia" w:hint="eastAsia"/>
        </w:rPr>
        <w:t>透過上述後端服務設計，系統能將影像處理、即時通訊、投影輔助、錄影回放、AI Coach 與手機端資料服務集中整合，並提供桌面端穩定的操作介面與分析資料來源，也提供手機端個人資料、數據看板、社群互動與好友功能所需的 API。此設計使各功能模組能獨立維護，方便後續擴充新的分析模型、路徑規劃策略、訓練輔助功能或行動端互動功能。</w:t>
      </w:r>
    </w:p>
    <w:p w14:paraId="07DA52DF" w14:textId="6663D92E" w:rsidR="003D59A8" w:rsidRPr="003D59A8" w:rsidRDefault="003D59A8" w:rsidP="00C5255E">
      <w:pPr>
        <w:spacing w:afterLines="50" w:after="120"/>
        <w:rPr>
          <w:rFonts w:asciiTheme="minorEastAsia" w:hAnsiTheme="minorEastAsia"/>
          <w:b/>
          <w:bCs/>
          <w:sz w:val="28"/>
          <w:szCs w:val="28"/>
        </w:rPr>
      </w:pPr>
      <w:r w:rsidRPr="003D59A8">
        <w:rPr>
          <w:rFonts w:asciiTheme="minorEastAsia" w:hAnsiTheme="minorEastAsia" w:hint="eastAsia"/>
          <w:b/>
          <w:bCs/>
          <w:sz w:val="28"/>
          <w:szCs w:val="28"/>
        </w:rPr>
        <w:t>(三) 即時影像串流與攝影機管理實作</w:t>
      </w:r>
    </w:p>
    <w:p w14:paraId="25DB6A5E" w14:textId="77777777" w:rsidR="00C5255E" w:rsidRPr="00C5255E" w:rsidRDefault="003D59A8" w:rsidP="00C5255E">
      <w:pPr>
        <w:spacing w:afterLines="50" w:after="120"/>
        <w:rPr>
          <w:rFonts w:asciiTheme="minorEastAsia" w:hAnsiTheme="minorEastAsia"/>
        </w:rPr>
      </w:pPr>
      <w:r>
        <w:rPr>
          <w:rFonts w:asciiTheme="minorEastAsia" w:hAnsiTheme="minorEastAsia" w:hint="eastAsia"/>
        </w:rPr>
        <w:t xml:space="preserve">  </w:t>
      </w:r>
      <w:r w:rsidR="00C5255E" w:rsidRPr="00C5255E">
        <w:rPr>
          <w:rFonts w:asciiTheme="minorEastAsia" w:hAnsiTheme="minorEastAsia" w:hint="eastAsia"/>
        </w:rPr>
        <w:t>本系統透過攝影機取得球桌即時影像，作為球體偵測、路徑規劃與投影輔助的主要資料來源。由於攝影機影像品質會直接影響 YOLO 模型辨識結果與後續路徑分析準確度，因此後端提供攝影機列舉、切換、參數</w:t>
      </w:r>
      <w:proofErr w:type="gramStart"/>
      <w:r w:rsidR="00C5255E" w:rsidRPr="00C5255E">
        <w:rPr>
          <w:rFonts w:asciiTheme="minorEastAsia" w:hAnsiTheme="minorEastAsia" w:hint="eastAsia"/>
        </w:rPr>
        <w:t>設定與串流</w:t>
      </w:r>
      <w:proofErr w:type="gramEnd"/>
      <w:r w:rsidR="00C5255E" w:rsidRPr="00C5255E">
        <w:rPr>
          <w:rFonts w:asciiTheme="minorEastAsia" w:hAnsiTheme="minorEastAsia" w:hint="eastAsia"/>
        </w:rPr>
        <w:t>狀態查詢等功能，使系統能依照不同設備環境選擇合適的影像來源。</w:t>
      </w:r>
    </w:p>
    <w:p w14:paraId="6D8C6147" w14:textId="77777777" w:rsidR="00C5255E" w:rsidRPr="00C5255E" w:rsidRDefault="00C5255E" w:rsidP="00C5255E">
      <w:pPr>
        <w:spacing w:afterLines="50" w:after="120"/>
        <w:rPr>
          <w:rFonts w:asciiTheme="minorEastAsia" w:hAnsiTheme="minorEastAsia"/>
        </w:rPr>
      </w:pPr>
      <w:r w:rsidRPr="00C5255E">
        <w:rPr>
          <w:rFonts w:asciiTheme="minorEastAsia" w:hAnsiTheme="minorEastAsia" w:hint="eastAsia"/>
        </w:rPr>
        <w:t>在攝影機管理方面，系統可偵測目前可用的攝影機設備，並由桌面端介面提供使用者選擇影像來源。當使用者切換攝影機或調整參數後，後端會重新更新影像擷取</w:t>
      </w:r>
      <w:proofErr w:type="gramStart"/>
      <w:r w:rsidRPr="00C5255E">
        <w:rPr>
          <w:rFonts w:asciiTheme="minorEastAsia" w:hAnsiTheme="minorEastAsia" w:hint="eastAsia"/>
        </w:rPr>
        <w:t>來源與串流</w:t>
      </w:r>
      <w:proofErr w:type="gramEnd"/>
      <w:r w:rsidRPr="00C5255E">
        <w:rPr>
          <w:rFonts w:asciiTheme="minorEastAsia" w:hAnsiTheme="minorEastAsia" w:hint="eastAsia"/>
        </w:rPr>
        <w:t>狀態，確保桌面端監控畫面、YOLO 分析流程與投影畫面能使用一致的影像資料。此設計可提升系統在不同場地、不同攝影機設備下的適應能力。</w:t>
      </w:r>
    </w:p>
    <w:p w14:paraId="3D7CC56C" w14:textId="77777777" w:rsidR="00C5255E" w:rsidRPr="00C5255E" w:rsidRDefault="00C5255E" w:rsidP="00C5255E">
      <w:pPr>
        <w:spacing w:afterLines="50" w:after="120"/>
        <w:rPr>
          <w:rFonts w:asciiTheme="minorEastAsia" w:hAnsiTheme="minorEastAsia"/>
        </w:rPr>
      </w:pPr>
      <w:r w:rsidRPr="00C5255E">
        <w:rPr>
          <w:rFonts w:asciiTheme="minorEastAsia" w:hAnsiTheme="minorEastAsia" w:hint="eastAsia"/>
        </w:rPr>
        <w:t>影像傳輸方面，系統採用 MJPEG 串流輸出即時畫面，並分為監控串流與投影串流。監控串流主要提供桌面端顯示攝影機畫面、YOLO 偵測框、球體資訊與分析結果，供操作人員確認系統辨識狀態；投影串流則用於投影設備，顯示校正圖形、輔助線、目標點或練習與比賽提示。透過分離監控串流與投影串流，系統能同時滿足操作人員監控與選手視覺輔助兩種需求。</w:t>
      </w:r>
    </w:p>
    <w:p w14:paraId="7A50D819" w14:textId="1D79DB9F" w:rsidR="00790071" w:rsidRDefault="00C5255E" w:rsidP="00C5255E">
      <w:pPr>
        <w:spacing w:afterLines="50" w:after="120"/>
        <w:rPr>
          <w:rFonts w:asciiTheme="minorEastAsia" w:hAnsiTheme="minorEastAsia"/>
        </w:rPr>
      </w:pPr>
      <w:proofErr w:type="gramStart"/>
      <w:r w:rsidRPr="00C5255E">
        <w:rPr>
          <w:rFonts w:asciiTheme="minorEastAsia" w:hAnsiTheme="minorEastAsia" w:hint="eastAsia"/>
        </w:rPr>
        <w:lastRenderedPageBreak/>
        <w:t>此外，</w:t>
      </w:r>
      <w:proofErr w:type="gramEnd"/>
      <w:r w:rsidRPr="00C5255E">
        <w:rPr>
          <w:rFonts w:asciiTheme="minorEastAsia" w:hAnsiTheme="minorEastAsia" w:hint="eastAsia"/>
        </w:rPr>
        <w:t>系統也需考量即時影像傳輸的穩定性與延遲問題。若影像串流品質過高，可能造成網路或運算負擔增加；若品質過低，則可能影響使用者觀察與後續辨識效果。因此，本系統提供串流品質調整功能，使使用者能依照設備效能與實際使用環境選擇合適的影像品質，在即時性與畫面清晰度之間取得平衡。即時影像串流與攝影機管理功能如 Table 4 所示。</w:t>
      </w:r>
    </w:p>
    <w:p w14:paraId="43FB1A76" w14:textId="75CAA60B" w:rsidR="003D59A8" w:rsidRPr="003D59A8" w:rsidRDefault="003D59A8" w:rsidP="00790071">
      <w:pPr>
        <w:spacing w:afterLines="50" w:after="120"/>
        <w:jc w:val="center"/>
        <w:rPr>
          <w:rFonts w:asciiTheme="minorEastAsia" w:hAnsiTheme="minorEastAsia"/>
          <w:sz w:val="20"/>
          <w:szCs w:val="20"/>
        </w:rPr>
      </w:pPr>
      <w:r w:rsidRPr="003D59A8">
        <w:rPr>
          <w:rFonts w:asciiTheme="minorEastAsia" w:hAnsiTheme="minorEastAsia" w:hint="eastAsia"/>
          <w:sz w:val="20"/>
          <w:szCs w:val="20"/>
        </w:rPr>
        <w:t xml:space="preserve">Table </w:t>
      </w:r>
      <w:r w:rsidR="00B33C07">
        <w:rPr>
          <w:rFonts w:asciiTheme="minorEastAsia" w:hAnsiTheme="minorEastAsia" w:hint="eastAsia"/>
          <w:sz w:val="20"/>
          <w:szCs w:val="20"/>
        </w:rPr>
        <w:t>4</w:t>
      </w:r>
      <w:r w:rsidR="00762FC7">
        <w:rPr>
          <w:rFonts w:asciiTheme="minorEastAsia" w:hAnsiTheme="minorEastAsia" w:hint="eastAsia"/>
          <w:sz w:val="20"/>
          <w:szCs w:val="20"/>
        </w:rPr>
        <w:t xml:space="preserve"> </w:t>
      </w:r>
      <w:r w:rsidRPr="003D59A8">
        <w:rPr>
          <w:rFonts w:asciiTheme="minorEastAsia" w:hAnsiTheme="minorEastAsia" w:hint="eastAsia"/>
          <w:sz w:val="20"/>
          <w:szCs w:val="20"/>
        </w:rPr>
        <w:t>即時影像串流與攝影機管理功能表</w:t>
      </w:r>
    </w:p>
    <w:tbl>
      <w:tblPr>
        <w:tblStyle w:val="ad"/>
        <w:tblW w:w="0" w:type="auto"/>
        <w:jc w:val="center"/>
        <w:tblLook w:val="04A0" w:firstRow="1" w:lastRow="0" w:firstColumn="1" w:lastColumn="0" w:noHBand="0" w:noVBand="1"/>
      </w:tblPr>
      <w:tblGrid>
        <w:gridCol w:w="1609"/>
        <w:gridCol w:w="4623"/>
      </w:tblGrid>
      <w:tr w:rsidR="003D59A8" w14:paraId="0A7D74ED" w14:textId="77777777" w:rsidTr="00145BFD">
        <w:trPr>
          <w:trHeight w:val="457"/>
          <w:jc w:val="center"/>
        </w:trPr>
        <w:tc>
          <w:tcPr>
            <w:tcW w:w="1609" w:type="dxa"/>
            <w:shd w:val="clear" w:color="auto" w:fill="9CC2E5" w:themeFill="accent5" w:themeFillTint="99"/>
          </w:tcPr>
          <w:p w14:paraId="0B6A6C74" w14:textId="45DFC58C" w:rsidR="003D59A8" w:rsidRDefault="003D59A8" w:rsidP="008B03E8">
            <w:pPr>
              <w:spacing w:afterLines="50" w:after="120"/>
              <w:rPr>
                <w:rFonts w:asciiTheme="minorEastAsia" w:hAnsiTheme="minorEastAsia"/>
              </w:rPr>
            </w:pPr>
            <w:r w:rsidRPr="003D59A8">
              <w:rPr>
                <w:rFonts w:asciiTheme="minorEastAsia" w:hAnsiTheme="minorEastAsia" w:hint="eastAsia"/>
              </w:rPr>
              <w:t>功能項目</w:t>
            </w:r>
          </w:p>
        </w:tc>
        <w:tc>
          <w:tcPr>
            <w:tcW w:w="4623" w:type="dxa"/>
            <w:shd w:val="clear" w:color="auto" w:fill="9CC2E5" w:themeFill="accent5" w:themeFillTint="99"/>
          </w:tcPr>
          <w:p w14:paraId="0CCF5F08" w14:textId="616E5CF9" w:rsidR="003D59A8" w:rsidRPr="00145BFD" w:rsidRDefault="00145BFD" w:rsidP="008B03E8">
            <w:pPr>
              <w:spacing w:afterLines="50" w:after="120"/>
              <w:rPr>
                <w:rFonts w:asciiTheme="minorEastAsia" w:hAnsiTheme="minorEastAsia"/>
              </w:rPr>
            </w:pPr>
            <w:r w:rsidRPr="00145BFD">
              <w:rPr>
                <w:rFonts w:asciiTheme="minorEastAsia" w:hAnsiTheme="minorEastAsia" w:hint="eastAsia"/>
              </w:rPr>
              <w:t>實作內容</w:t>
            </w:r>
          </w:p>
        </w:tc>
      </w:tr>
      <w:tr w:rsidR="003D59A8" w14:paraId="74A319BD" w14:textId="77777777" w:rsidTr="00145BFD">
        <w:trPr>
          <w:trHeight w:val="447"/>
          <w:jc w:val="center"/>
        </w:trPr>
        <w:tc>
          <w:tcPr>
            <w:tcW w:w="1609" w:type="dxa"/>
            <w:shd w:val="clear" w:color="auto" w:fill="DEEAF6" w:themeFill="accent5" w:themeFillTint="33"/>
          </w:tcPr>
          <w:p w14:paraId="09FB525C" w14:textId="774F8552" w:rsidR="003D59A8" w:rsidRDefault="003D59A8" w:rsidP="008B03E8">
            <w:pPr>
              <w:spacing w:afterLines="50" w:after="120"/>
              <w:rPr>
                <w:rFonts w:asciiTheme="minorEastAsia" w:hAnsiTheme="minorEastAsia"/>
              </w:rPr>
            </w:pPr>
            <w:r w:rsidRPr="003D59A8">
              <w:rPr>
                <w:rFonts w:asciiTheme="minorEastAsia" w:hAnsiTheme="minorEastAsia" w:hint="eastAsia"/>
              </w:rPr>
              <w:t>攝影機列舉</w:t>
            </w:r>
          </w:p>
        </w:tc>
        <w:tc>
          <w:tcPr>
            <w:tcW w:w="4623" w:type="dxa"/>
          </w:tcPr>
          <w:p w14:paraId="099357FC" w14:textId="3F03BB42" w:rsidR="003D59A8" w:rsidRDefault="00145BFD" w:rsidP="008B03E8">
            <w:pPr>
              <w:spacing w:afterLines="50" w:after="120"/>
              <w:rPr>
                <w:rFonts w:asciiTheme="minorEastAsia" w:hAnsiTheme="minorEastAsia"/>
              </w:rPr>
            </w:pPr>
            <w:r w:rsidRPr="00145BFD">
              <w:rPr>
                <w:rFonts w:asciiTheme="minorEastAsia" w:hAnsiTheme="minorEastAsia" w:hint="eastAsia"/>
              </w:rPr>
              <w:t>偵測目前可用的攝影機設備</w:t>
            </w:r>
          </w:p>
        </w:tc>
      </w:tr>
      <w:tr w:rsidR="003D59A8" w14:paraId="7A1A6A78" w14:textId="77777777" w:rsidTr="00145BFD">
        <w:trPr>
          <w:trHeight w:val="457"/>
          <w:jc w:val="center"/>
        </w:trPr>
        <w:tc>
          <w:tcPr>
            <w:tcW w:w="1609" w:type="dxa"/>
            <w:shd w:val="clear" w:color="auto" w:fill="DEEAF6" w:themeFill="accent5" w:themeFillTint="33"/>
          </w:tcPr>
          <w:p w14:paraId="301F5488" w14:textId="08AFC885" w:rsidR="003D59A8" w:rsidRDefault="00145BFD" w:rsidP="008B03E8">
            <w:pPr>
              <w:spacing w:afterLines="50" w:after="120"/>
              <w:rPr>
                <w:rFonts w:asciiTheme="minorEastAsia" w:hAnsiTheme="minorEastAsia"/>
              </w:rPr>
            </w:pPr>
            <w:r w:rsidRPr="00145BFD">
              <w:rPr>
                <w:rFonts w:asciiTheme="minorEastAsia" w:hAnsiTheme="minorEastAsia" w:hint="eastAsia"/>
              </w:rPr>
              <w:t>攝影機切換</w:t>
            </w:r>
          </w:p>
        </w:tc>
        <w:tc>
          <w:tcPr>
            <w:tcW w:w="4623" w:type="dxa"/>
          </w:tcPr>
          <w:p w14:paraId="3CFABC66" w14:textId="563721CA" w:rsidR="003D59A8" w:rsidRDefault="00145BFD" w:rsidP="008B03E8">
            <w:pPr>
              <w:spacing w:afterLines="50" w:after="120"/>
              <w:rPr>
                <w:rFonts w:asciiTheme="minorEastAsia" w:hAnsiTheme="minorEastAsia"/>
              </w:rPr>
            </w:pPr>
            <w:r w:rsidRPr="00145BFD">
              <w:rPr>
                <w:rFonts w:asciiTheme="minorEastAsia" w:hAnsiTheme="minorEastAsia" w:hint="eastAsia"/>
              </w:rPr>
              <w:t>依使用者選擇切換影像來源</w:t>
            </w:r>
          </w:p>
        </w:tc>
      </w:tr>
      <w:tr w:rsidR="003D59A8" w14:paraId="3F7FB1FB" w14:textId="77777777" w:rsidTr="00145BFD">
        <w:trPr>
          <w:trHeight w:val="447"/>
          <w:jc w:val="center"/>
        </w:trPr>
        <w:tc>
          <w:tcPr>
            <w:tcW w:w="1609" w:type="dxa"/>
            <w:shd w:val="clear" w:color="auto" w:fill="DEEAF6" w:themeFill="accent5" w:themeFillTint="33"/>
          </w:tcPr>
          <w:p w14:paraId="6273807E" w14:textId="71E00340" w:rsidR="003D59A8" w:rsidRDefault="00145BFD" w:rsidP="008B03E8">
            <w:pPr>
              <w:spacing w:afterLines="50" w:after="120"/>
              <w:rPr>
                <w:rFonts w:asciiTheme="minorEastAsia" w:hAnsiTheme="minorEastAsia"/>
              </w:rPr>
            </w:pPr>
            <w:r w:rsidRPr="00145BFD">
              <w:rPr>
                <w:rFonts w:asciiTheme="minorEastAsia" w:hAnsiTheme="minorEastAsia"/>
              </w:rPr>
              <w:t>參數設定</w:t>
            </w:r>
          </w:p>
        </w:tc>
        <w:tc>
          <w:tcPr>
            <w:tcW w:w="4623" w:type="dxa"/>
            <w:shd w:val="clear" w:color="auto" w:fill="FFFFFF" w:themeFill="background1"/>
          </w:tcPr>
          <w:p w14:paraId="04154834" w14:textId="08A02FC8" w:rsidR="003D59A8" w:rsidRDefault="00145BFD" w:rsidP="008B03E8">
            <w:pPr>
              <w:spacing w:afterLines="50" w:after="120"/>
              <w:rPr>
                <w:rFonts w:asciiTheme="minorEastAsia" w:hAnsiTheme="minorEastAsia"/>
              </w:rPr>
            </w:pPr>
            <w:r w:rsidRPr="00145BFD">
              <w:rPr>
                <w:rFonts w:asciiTheme="minorEastAsia" w:hAnsiTheme="minorEastAsia" w:hint="eastAsia"/>
              </w:rPr>
              <w:t>調整解析度、曝光、亮度等影像參數</w:t>
            </w:r>
          </w:p>
        </w:tc>
      </w:tr>
      <w:tr w:rsidR="003D59A8" w14:paraId="54537ADD" w14:textId="77777777" w:rsidTr="00145BFD">
        <w:trPr>
          <w:trHeight w:val="457"/>
          <w:jc w:val="center"/>
        </w:trPr>
        <w:tc>
          <w:tcPr>
            <w:tcW w:w="1609" w:type="dxa"/>
            <w:shd w:val="clear" w:color="auto" w:fill="DEEAF6" w:themeFill="accent5" w:themeFillTint="33"/>
          </w:tcPr>
          <w:p w14:paraId="20DBC1C7" w14:textId="396E20A1" w:rsidR="003D59A8" w:rsidRDefault="00145BFD" w:rsidP="008B03E8">
            <w:pPr>
              <w:spacing w:afterLines="50" w:after="120"/>
              <w:rPr>
                <w:rFonts w:asciiTheme="minorEastAsia" w:hAnsiTheme="minorEastAsia"/>
              </w:rPr>
            </w:pPr>
            <w:r w:rsidRPr="00145BFD">
              <w:rPr>
                <w:rFonts w:asciiTheme="minorEastAsia" w:hAnsiTheme="minorEastAsia" w:hint="eastAsia"/>
              </w:rPr>
              <w:t>監控串流</w:t>
            </w:r>
          </w:p>
        </w:tc>
        <w:tc>
          <w:tcPr>
            <w:tcW w:w="4623" w:type="dxa"/>
          </w:tcPr>
          <w:p w14:paraId="29A5AFBC" w14:textId="73A5F6C9" w:rsidR="003D59A8" w:rsidRDefault="00145BFD" w:rsidP="008B03E8">
            <w:pPr>
              <w:spacing w:afterLines="50" w:after="120"/>
              <w:rPr>
                <w:rFonts w:asciiTheme="minorEastAsia" w:hAnsiTheme="minorEastAsia"/>
              </w:rPr>
            </w:pPr>
            <w:r w:rsidRPr="00145BFD">
              <w:rPr>
                <w:rFonts w:asciiTheme="minorEastAsia" w:hAnsiTheme="minorEastAsia" w:hint="eastAsia"/>
              </w:rPr>
              <w:t>提供前端即時監控畫面</w:t>
            </w:r>
          </w:p>
        </w:tc>
      </w:tr>
      <w:tr w:rsidR="003D59A8" w14:paraId="72DCFF5D" w14:textId="77777777" w:rsidTr="00145BFD">
        <w:trPr>
          <w:trHeight w:val="457"/>
          <w:jc w:val="center"/>
        </w:trPr>
        <w:tc>
          <w:tcPr>
            <w:tcW w:w="1609" w:type="dxa"/>
            <w:shd w:val="clear" w:color="auto" w:fill="DEEAF6" w:themeFill="accent5" w:themeFillTint="33"/>
          </w:tcPr>
          <w:p w14:paraId="219D59A3" w14:textId="77617FD3" w:rsidR="003D59A8" w:rsidRDefault="00145BFD" w:rsidP="008B03E8">
            <w:pPr>
              <w:spacing w:afterLines="50" w:after="120"/>
              <w:rPr>
                <w:rFonts w:asciiTheme="minorEastAsia" w:hAnsiTheme="minorEastAsia"/>
              </w:rPr>
            </w:pPr>
            <w:r w:rsidRPr="00145BFD">
              <w:rPr>
                <w:rFonts w:asciiTheme="minorEastAsia" w:hAnsiTheme="minorEastAsia" w:hint="eastAsia"/>
              </w:rPr>
              <w:t>投影串流</w:t>
            </w:r>
          </w:p>
        </w:tc>
        <w:tc>
          <w:tcPr>
            <w:tcW w:w="4623" w:type="dxa"/>
          </w:tcPr>
          <w:p w14:paraId="2C848487" w14:textId="07D38E84" w:rsidR="003D59A8" w:rsidRDefault="00145BFD" w:rsidP="008B03E8">
            <w:pPr>
              <w:spacing w:afterLines="50" w:after="120"/>
              <w:rPr>
                <w:rFonts w:asciiTheme="minorEastAsia" w:hAnsiTheme="minorEastAsia"/>
              </w:rPr>
            </w:pPr>
            <w:r w:rsidRPr="00145BFD">
              <w:rPr>
                <w:rFonts w:asciiTheme="minorEastAsia" w:hAnsiTheme="minorEastAsia" w:hint="eastAsia"/>
              </w:rPr>
              <w:t>提供投影設備輔助畫面</w:t>
            </w:r>
          </w:p>
        </w:tc>
      </w:tr>
      <w:tr w:rsidR="003D59A8" w14:paraId="0ADC0E23" w14:textId="77777777" w:rsidTr="00145BFD">
        <w:trPr>
          <w:trHeight w:val="447"/>
          <w:jc w:val="center"/>
        </w:trPr>
        <w:tc>
          <w:tcPr>
            <w:tcW w:w="1609" w:type="dxa"/>
            <w:shd w:val="clear" w:color="auto" w:fill="DEEAF6" w:themeFill="accent5" w:themeFillTint="33"/>
          </w:tcPr>
          <w:p w14:paraId="233D8833" w14:textId="57983056" w:rsidR="003D59A8" w:rsidRDefault="00145BFD" w:rsidP="008B03E8">
            <w:pPr>
              <w:spacing w:afterLines="50" w:after="120"/>
              <w:rPr>
                <w:rFonts w:asciiTheme="minorEastAsia" w:hAnsiTheme="minorEastAsia"/>
              </w:rPr>
            </w:pPr>
            <w:r w:rsidRPr="00145BFD">
              <w:rPr>
                <w:rFonts w:asciiTheme="minorEastAsia" w:hAnsiTheme="minorEastAsia" w:hint="eastAsia"/>
              </w:rPr>
              <w:t>串流品質</w:t>
            </w:r>
          </w:p>
        </w:tc>
        <w:tc>
          <w:tcPr>
            <w:tcW w:w="4623" w:type="dxa"/>
          </w:tcPr>
          <w:p w14:paraId="0A9ED849" w14:textId="78107CDC" w:rsidR="003D59A8" w:rsidRPr="00145BFD" w:rsidRDefault="00145BFD" w:rsidP="008B03E8">
            <w:pPr>
              <w:spacing w:afterLines="50" w:after="120"/>
              <w:rPr>
                <w:rFonts w:asciiTheme="minorEastAsia" w:hAnsiTheme="minorEastAsia"/>
              </w:rPr>
            </w:pPr>
            <w:r>
              <w:rPr>
                <w:rFonts w:asciiTheme="minorEastAsia" w:hAnsiTheme="minorEastAsia" w:hint="eastAsia"/>
              </w:rPr>
              <w:t>依設備效能調整影像品質</w:t>
            </w:r>
          </w:p>
        </w:tc>
      </w:tr>
    </w:tbl>
    <w:p w14:paraId="2358857D" w14:textId="10B16942" w:rsidR="008B03E8" w:rsidRDefault="00C5255E" w:rsidP="0071136D">
      <w:pPr>
        <w:spacing w:beforeLines="50" w:before="120" w:afterLines="50" w:after="120"/>
        <w:ind w:firstLineChars="200" w:firstLine="500"/>
        <w:rPr>
          <w:rFonts w:asciiTheme="minorEastAsia" w:hAnsiTheme="minorEastAsia"/>
        </w:rPr>
      </w:pPr>
      <w:r w:rsidRPr="00C5255E">
        <w:rPr>
          <w:rFonts w:asciiTheme="minorEastAsia" w:hAnsiTheme="minorEastAsia" w:hint="eastAsia"/>
        </w:rPr>
        <w:t>透過上述設計，系統能穩定取得球桌即時影像，並將影像資料同時提供給桌面端監控畫面、YOLO 球體偵測流程與投影輸出模組使用。攝影機管理功能可提升系統在不同設備與場地環境下的適應能力，而監控串流與投影串流分離的設計，則能降低不同顯示需求之間的干擾，使操作人員能即時掌握系統狀態，選手也能透過投影畫面獲得較直觀的視覺輔助。</w:t>
      </w:r>
    </w:p>
    <w:p w14:paraId="49A20619" w14:textId="25B3D6BE" w:rsidR="008B03E8" w:rsidRPr="008B03E8" w:rsidRDefault="008B03E8" w:rsidP="008B03E8">
      <w:pPr>
        <w:spacing w:afterLines="50" w:after="120"/>
        <w:rPr>
          <w:rFonts w:asciiTheme="minorEastAsia" w:hAnsiTheme="minorEastAsia"/>
          <w:b/>
          <w:bCs/>
          <w:sz w:val="28"/>
          <w:szCs w:val="28"/>
        </w:rPr>
      </w:pPr>
      <w:r w:rsidRPr="008B03E8">
        <w:rPr>
          <w:rFonts w:asciiTheme="minorEastAsia" w:hAnsiTheme="minorEastAsia" w:hint="eastAsia"/>
          <w:b/>
          <w:bCs/>
          <w:sz w:val="28"/>
          <w:szCs w:val="28"/>
        </w:rPr>
        <w:t>(四) YOLO 球體偵測與 Overlay 顯示實作</w:t>
      </w:r>
    </w:p>
    <w:p w14:paraId="4FC5150E" w14:textId="18D52930"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本系統使用 YOLO 模型進行球體偵測，後端會將攝影機取得的即時影像送入模型進行推論，辨識畫面中的母球、目標球與其他球體。YOLO 模型輸出的偵測結果包含球體類別、邊界框位置、中心座標與信心值，系統會進一步整理這些資訊，作為球桌狀態分析、路徑規劃、投影顯示、錄影回放與 AI Coach 輔助建議的資料來源。</w:t>
      </w:r>
    </w:p>
    <w:p w14:paraId="56C58D55" w14:textId="77777777"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在偵測流程中，後端會依照目前系統設定判斷是否啟用 YOLO 分析，並將影像資料送入模型進行推論。完成偵測後，系統會將每顆球的位置資訊轉換為後續模組可使用的資料格式，例如球體中心點、球體編號、偵測信心值與畫面座標。這些資料可用於判斷母球與目標球的位置關係，也可作為候選擊球路線產生、障礙球檢查、投影輔助與 AI Coach 分析的基礎。</w:t>
      </w:r>
    </w:p>
    <w:p w14:paraId="73CBC826" w14:textId="77777777"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在畫面呈現方面，系統會將偵測結果以 Overlay 方式顯示於桌面端監控畫面，例如球體框線、球號、中心點、路徑輔助線與分析資訊。透過 Overlay 顯示，使用者能直接在即時影像上觀察系統辨識結果與輔助資訊，不需要另外對照原始資料或數值座標，提升操作上的直觀性。</w:t>
      </w:r>
    </w:p>
    <w:p w14:paraId="2C926960" w14:textId="6BCA4493" w:rsidR="00002ECE" w:rsidRDefault="00C5660D" w:rsidP="00C5660D">
      <w:pPr>
        <w:spacing w:afterLines="50" w:after="120"/>
        <w:ind w:firstLineChars="200" w:firstLine="500"/>
        <w:rPr>
          <w:rFonts w:asciiTheme="minorEastAsia" w:hAnsiTheme="minorEastAsia"/>
        </w:rPr>
      </w:pPr>
      <w:proofErr w:type="gramStart"/>
      <w:r w:rsidRPr="00C5660D">
        <w:rPr>
          <w:rFonts w:asciiTheme="minorEastAsia" w:hAnsiTheme="minorEastAsia" w:hint="eastAsia"/>
        </w:rPr>
        <w:t>此外，</w:t>
      </w:r>
      <w:proofErr w:type="gramEnd"/>
      <w:r w:rsidRPr="00C5660D">
        <w:rPr>
          <w:rFonts w:asciiTheme="minorEastAsia" w:hAnsiTheme="minorEastAsia" w:hint="eastAsia"/>
        </w:rPr>
        <w:t>Overlay 顯示也可協助操作人員確認模型辨識是否正確。若發生球體誤判、</w:t>
      </w:r>
      <w:proofErr w:type="gramStart"/>
      <w:r w:rsidRPr="00C5660D">
        <w:rPr>
          <w:rFonts w:asciiTheme="minorEastAsia" w:hAnsiTheme="minorEastAsia" w:hint="eastAsia"/>
        </w:rPr>
        <w:t>漏判或</w:t>
      </w:r>
      <w:proofErr w:type="gramEnd"/>
      <w:r w:rsidRPr="00C5660D">
        <w:rPr>
          <w:rFonts w:asciiTheme="minorEastAsia" w:hAnsiTheme="minorEastAsia" w:hint="eastAsia"/>
        </w:rPr>
        <w:t>位置偏移，使用者可透過畫面立即發現問題，並進一步調整攝影機位置、光線條件、顏色校正或串流品質。此功能不僅是結果呈現介面，也可作為系統測試與校正時的重要輔助工具。YOLO 球體偵測與 Overlay 顯示功能如 Table 5 所示。</w:t>
      </w:r>
      <w:r w:rsidR="00002ECE">
        <w:rPr>
          <w:rFonts w:asciiTheme="minorEastAsia" w:hAnsiTheme="minorEastAsia"/>
        </w:rPr>
        <w:br w:type="page"/>
      </w:r>
    </w:p>
    <w:p w14:paraId="0D9808AA" w14:textId="7CBAFD40" w:rsidR="008B03E8" w:rsidRDefault="008B03E8" w:rsidP="00002ECE">
      <w:pPr>
        <w:spacing w:afterLines="50" w:after="120"/>
        <w:jc w:val="center"/>
        <w:rPr>
          <w:rFonts w:asciiTheme="minorEastAsia" w:hAnsiTheme="minorEastAsia"/>
          <w:sz w:val="20"/>
          <w:szCs w:val="20"/>
        </w:rPr>
      </w:pPr>
      <w:r w:rsidRPr="008B03E8">
        <w:rPr>
          <w:rFonts w:asciiTheme="minorEastAsia" w:hAnsiTheme="minorEastAsia" w:hint="eastAsia"/>
          <w:sz w:val="20"/>
          <w:szCs w:val="20"/>
        </w:rPr>
        <w:lastRenderedPageBreak/>
        <w:t xml:space="preserve">Table </w:t>
      </w:r>
      <w:r w:rsidR="00B33C07">
        <w:rPr>
          <w:rFonts w:asciiTheme="minorEastAsia" w:hAnsiTheme="minorEastAsia" w:hint="eastAsia"/>
          <w:sz w:val="20"/>
          <w:szCs w:val="20"/>
        </w:rPr>
        <w:t>5</w:t>
      </w:r>
      <w:r w:rsidR="00762FC7">
        <w:rPr>
          <w:rFonts w:asciiTheme="minorEastAsia" w:hAnsiTheme="minorEastAsia" w:hint="eastAsia"/>
          <w:sz w:val="20"/>
          <w:szCs w:val="20"/>
        </w:rPr>
        <w:t xml:space="preserve"> </w:t>
      </w:r>
      <w:r w:rsidRPr="008B03E8">
        <w:rPr>
          <w:rFonts w:asciiTheme="minorEastAsia" w:hAnsiTheme="minorEastAsia" w:hint="eastAsia"/>
          <w:sz w:val="20"/>
          <w:szCs w:val="20"/>
        </w:rPr>
        <w:t>YOLO 球體偵測與 Overlay 顯示功能表</w:t>
      </w:r>
    </w:p>
    <w:tbl>
      <w:tblPr>
        <w:tblStyle w:val="ad"/>
        <w:tblW w:w="0" w:type="auto"/>
        <w:jc w:val="center"/>
        <w:tblLook w:val="04A0" w:firstRow="1" w:lastRow="0" w:firstColumn="1" w:lastColumn="0" w:noHBand="0" w:noVBand="1"/>
      </w:tblPr>
      <w:tblGrid>
        <w:gridCol w:w="2122"/>
        <w:gridCol w:w="4961"/>
      </w:tblGrid>
      <w:tr w:rsidR="008B03E8" w14:paraId="5230338F" w14:textId="77777777" w:rsidTr="000E03BC">
        <w:trPr>
          <w:jc w:val="center"/>
        </w:trPr>
        <w:tc>
          <w:tcPr>
            <w:tcW w:w="2122" w:type="dxa"/>
            <w:shd w:val="clear" w:color="auto" w:fill="9CC2E5" w:themeFill="accent5" w:themeFillTint="99"/>
          </w:tcPr>
          <w:p w14:paraId="57A35ADB" w14:textId="4988395A" w:rsidR="008B03E8" w:rsidRPr="000E03BC" w:rsidRDefault="008B03E8" w:rsidP="008B03E8">
            <w:pPr>
              <w:spacing w:afterLines="50" w:after="120"/>
              <w:rPr>
                <w:rFonts w:asciiTheme="minorEastAsia" w:hAnsiTheme="minorEastAsia"/>
              </w:rPr>
            </w:pPr>
            <w:r w:rsidRPr="000E03BC">
              <w:rPr>
                <w:rFonts w:asciiTheme="minorEastAsia" w:hAnsiTheme="minorEastAsia" w:hint="eastAsia"/>
              </w:rPr>
              <w:t>功能項目</w:t>
            </w:r>
          </w:p>
        </w:tc>
        <w:tc>
          <w:tcPr>
            <w:tcW w:w="4961" w:type="dxa"/>
            <w:shd w:val="clear" w:color="auto" w:fill="9CC2E5" w:themeFill="accent5" w:themeFillTint="99"/>
          </w:tcPr>
          <w:p w14:paraId="30E166C4" w14:textId="09F15CA9"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實作內容</w:t>
            </w:r>
          </w:p>
        </w:tc>
      </w:tr>
      <w:tr w:rsidR="008B03E8" w14:paraId="612EC218" w14:textId="77777777" w:rsidTr="000E03BC">
        <w:trPr>
          <w:jc w:val="center"/>
        </w:trPr>
        <w:tc>
          <w:tcPr>
            <w:tcW w:w="2122" w:type="dxa"/>
            <w:shd w:val="clear" w:color="auto" w:fill="DEEAF6" w:themeFill="accent5" w:themeFillTint="33"/>
          </w:tcPr>
          <w:p w14:paraId="1E36E44C" w14:textId="1585D339" w:rsidR="008B03E8" w:rsidRPr="000E03BC" w:rsidRDefault="008B03E8" w:rsidP="008B03E8">
            <w:pPr>
              <w:spacing w:afterLines="50" w:after="120"/>
              <w:rPr>
                <w:rFonts w:asciiTheme="minorEastAsia" w:hAnsiTheme="minorEastAsia"/>
              </w:rPr>
            </w:pPr>
            <w:r w:rsidRPr="000E03BC">
              <w:rPr>
                <w:rFonts w:asciiTheme="minorEastAsia" w:hAnsiTheme="minorEastAsia" w:hint="eastAsia"/>
              </w:rPr>
              <w:t>模型載入</w:t>
            </w:r>
          </w:p>
        </w:tc>
        <w:tc>
          <w:tcPr>
            <w:tcW w:w="4961" w:type="dxa"/>
          </w:tcPr>
          <w:p w14:paraId="3AE0E7F0" w14:textId="48F3EC29"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 xml:space="preserve">載入 YOLO </w:t>
            </w:r>
            <w:proofErr w:type="gramStart"/>
            <w:r w:rsidRPr="000E03BC">
              <w:rPr>
                <w:rFonts w:asciiTheme="minorEastAsia" w:hAnsiTheme="minorEastAsia" w:hint="eastAsia"/>
              </w:rPr>
              <w:t>權重檔進行</w:t>
            </w:r>
            <w:proofErr w:type="gramEnd"/>
            <w:r w:rsidRPr="000E03BC">
              <w:rPr>
                <w:rFonts w:asciiTheme="minorEastAsia" w:hAnsiTheme="minorEastAsia" w:hint="eastAsia"/>
              </w:rPr>
              <w:t>球體辨識</w:t>
            </w:r>
          </w:p>
        </w:tc>
      </w:tr>
      <w:tr w:rsidR="008B03E8" w14:paraId="17E6C02A" w14:textId="77777777" w:rsidTr="000E03BC">
        <w:trPr>
          <w:jc w:val="center"/>
        </w:trPr>
        <w:tc>
          <w:tcPr>
            <w:tcW w:w="2122" w:type="dxa"/>
            <w:shd w:val="clear" w:color="auto" w:fill="DEEAF6" w:themeFill="accent5" w:themeFillTint="33"/>
          </w:tcPr>
          <w:p w14:paraId="59D8FFBD" w14:textId="3F4FCECF" w:rsidR="008B03E8" w:rsidRDefault="008B03E8" w:rsidP="008B03E8">
            <w:pPr>
              <w:spacing w:afterLines="50" w:after="120"/>
              <w:rPr>
                <w:rFonts w:asciiTheme="minorEastAsia" w:hAnsiTheme="minorEastAsia"/>
                <w:sz w:val="20"/>
                <w:szCs w:val="20"/>
              </w:rPr>
            </w:pPr>
            <w:r w:rsidRPr="000E03BC">
              <w:rPr>
                <w:rFonts w:asciiTheme="minorEastAsia" w:hAnsiTheme="minorEastAsia" w:hint="eastAsia"/>
              </w:rPr>
              <w:t>球體偵測</w:t>
            </w:r>
          </w:p>
        </w:tc>
        <w:tc>
          <w:tcPr>
            <w:tcW w:w="4961" w:type="dxa"/>
          </w:tcPr>
          <w:p w14:paraId="74D7DA83" w14:textId="62C0EAE6"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偵測母球、目標球與其他球體位置</w:t>
            </w:r>
          </w:p>
        </w:tc>
      </w:tr>
      <w:tr w:rsidR="008B03E8" w14:paraId="45A34B55" w14:textId="77777777" w:rsidTr="000E03BC">
        <w:trPr>
          <w:jc w:val="center"/>
        </w:trPr>
        <w:tc>
          <w:tcPr>
            <w:tcW w:w="2122" w:type="dxa"/>
            <w:shd w:val="clear" w:color="auto" w:fill="DEEAF6" w:themeFill="accent5" w:themeFillTint="33"/>
          </w:tcPr>
          <w:p w14:paraId="0A66C661" w14:textId="4D816657" w:rsidR="008B03E8" w:rsidRPr="000E03BC" w:rsidRDefault="008B03E8" w:rsidP="008B03E8">
            <w:pPr>
              <w:spacing w:afterLines="50" w:after="120"/>
              <w:rPr>
                <w:rFonts w:asciiTheme="minorEastAsia" w:hAnsiTheme="minorEastAsia"/>
              </w:rPr>
            </w:pPr>
            <w:r w:rsidRPr="000E03BC">
              <w:rPr>
                <w:rFonts w:asciiTheme="minorEastAsia" w:hAnsiTheme="minorEastAsia" w:hint="eastAsia"/>
              </w:rPr>
              <w:t>偵測結果輸出</w:t>
            </w:r>
          </w:p>
        </w:tc>
        <w:tc>
          <w:tcPr>
            <w:tcW w:w="4961" w:type="dxa"/>
          </w:tcPr>
          <w:p w14:paraId="23D536C8" w14:textId="06981849"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輸出球體類別、座標、邊界框與信心值</w:t>
            </w:r>
          </w:p>
        </w:tc>
      </w:tr>
      <w:tr w:rsidR="008B03E8" w14:paraId="2B134183" w14:textId="77777777" w:rsidTr="000E03BC">
        <w:trPr>
          <w:jc w:val="center"/>
        </w:trPr>
        <w:tc>
          <w:tcPr>
            <w:tcW w:w="2122" w:type="dxa"/>
            <w:shd w:val="clear" w:color="auto" w:fill="DEEAF6" w:themeFill="accent5" w:themeFillTint="33"/>
          </w:tcPr>
          <w:p w14:paraId="248DC9F5" w14:textId="52EC918B" w:rsidR="008B03E8" w:rsidRPr="000E03BC" w:rsidRDefault="000E03BC" w:rsidP="008B03E8">
            <w:pPr>
              <w:spacing w:afterLines="50" w:after="120"/>
              <w:rPr>
                <w:rFonts w:asciiTheme="minorEastAsia" w:hAnsiTheme="minorEastAsia"/>
              </w:rPr>
            </w:pPr>
            <w:r w:rsidRPr="000E03BC">
              <w:rPr>
                <w:rFonts w:asciiTheme="minorEastAsia" w:hAnsiTheme="minorEastAsia" w:hint="eastAsia"/>
              </w:rPr>
              <w:t>球桌狀態分析</w:t>
            </w:r>
          </w:p>
        </w:tc>
        <w:tc>
          <w:tcPr>
            <w:tcW w:w="4961" w:type="dxa"/>
          </w:tcPr>
          <w:p w14:paraId="6E8979D1" w14:textId="6F37AB4F"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根據偵測結果判斷目前球桌狀態</w:t>
            </w:r>
          </w:p>
        </w:tc>
      </w:tr>
      <w:tr w:rsidR="008B03E8" w14:paraId="71F6E809" w14:textId="77777777" w:rsidTr="000E03BC">
        <w:trPr>
          <w:jc w:val="center"/>
        </w:trPr>
        <w:tc>
          <w:tcPr>
            <w:tcW w:w="2122" w:type="dxa"/>
            <w:shd w:val="clear" w:color="auto" w:fill="DEEAF6" w:themeFill="accent5" w:themeFillTint="33"/>
          </w:tcPr>
          <w:p w14:paraId="1CC4F85D" w14:textId="6F7BED69" w:rsidR="008B03E8" w:rsidRPr="000E03BC" w:rsidRDefault="000E03BC" w:rsidP="008B03E8">
            <w:pPr>
              <w:spacing w:afterLines="50" w:after="120"/>
              <w:rPr>
                <w:rFonts w:asciiTheme="minorEastAsia" w:hAnsiTheme="minorEastAsia"/>
              </w:rPr>
            </w:pPr>
            <w:r w:rsidRPr="000E03BC">
              <w:rPr>
                <w:rFonts w:asciiTheme="minorEastAsia" w:hAnsiTheme="minorEastAsia" w:hint="eastAsia"/>
              </w:rPr>
              <w:t>Overlay 顯示</w:t>
            </w:r>
          </w:p>
        </w:tc>
        <w:tc>
          <w:tcPr>
            <w:tcW w:w="4961" w:type="dxa"/>
          </w:tcPr>
          <w:p w14:paraId="4B78BCFC" w14:textId="5BF0AECB"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在前端畫面</w:t>
            </w:r>
            <w:proofErr w:type="gramStart"/>
            <w:r w:rsidRPr="000E03BC">
              <w:rPr>
                <w:rFonts w:asciiTheme="minorEastAsia" w:hAnsiTheme="minorEastAsia" w:hint="eastAsia"/>
              </w:rPr>
              <w:t>疊加球框</w:t>
            </w:r>
            <w:proofErr w:type="gramEnd"/>
            <w:r w:rsidRPr="000E03BC">
              <w:rPr>
                <w:rFonts w:asciiTheme="minorEastAsia" w:hAnsiTheme="minorEastAsia" w:hint="eastAsia"/>
              </w:rPr>
              <w:t>、球號與輔助資訊</w:t>
            </w:r>
          </w:p>
        </w:tc>
      </w:tr>
      <w:tr w:rsidR="008B03E8" w14:paraId="3B907EE2" w14:textId="77777777" w:rsidTr="000E03BC">
        <w:trPr>
          <w:jc w:val="center"/>
        </w:trPr>
        <w:tc>
          <w:tcPr>
            <w:tcW w:w="2122" w:type="dxa"/>
            <w:shd w:val="clear" w:color="auto" w:fill="DEEAF6" w:themeFill="accent5" w:themeFillTint="33"/>
          </w:tcPr>
          <w:p w14:paraId="28308EF7" w14:textId="0A8179F0" w:rsidR="008B03E8" w:rsidRPr="000E03BC" w:rsidRDefault="000E03BC" w:rsidP="008B03E8">
            <w:pPr>
              <w:spacing w:afterLines="50" w:after="120"/>
              <w:rPr>
                <w:rFonts w:asciiTheme="minorEastAsia" w:hAnsiTheme="minorEastAsia"/>
              </w:rPr>
            </w:pPr>
            <w:r w:rsidRPr="000E03BC">
              <w:rPr>
                <w:rFonts w:asciiTheme="minorEastAsia" w:hAnsiTheme="minorEastAsia" w:hint="eastAsia"/>
              </w:rPr>
              <w:t>後續資料提供</w:t>
            </w:r>
          </w:p>
        </w:tc>
        <w:tc>
          <w:tcPr>
            <w:tcW w:w="4961" w:type="dxa"/>
          </w:tcPr>
          <w:p w14:paraId="69E97092" w14:textId="75B232CE" w:rsidR="008B03E8" w:rsidRPr="000E03BC" w:rsidRDefault="000E03BC" w:rsidP="000E03BC">
            <w:pPr>
              <w:spacing w:afterLines="50" w:after="120"/>
              <w:rPr>
                <w:rFonts w:asciiTheme="minorEastAsia" w:hAnsiTheme="minorEastAsia"/>
              </w:rPr>
            </w:pPr>
            <w:r w:rsidRPr="000E03BC">
              <w:rPr>
                <w:rFonts w:asciiTheme="minorEastAsia" w:hAnsiTheme="minorEastAsia" w:hint="eastAsia"/>
              </w:rPr>
              <w:t>將偵測結果提供給路徑規劃與投影模組</w:t>
            </w:r>
          </w:p>
        </w:tc>
      </w:tr>
    </w:tbl>
    <w:p w14:paraId="365D6679" w14:textId="2D3F6F23" w:rsidR="00762FC7" w:rsidRPr="00762FC7" w:rsidRDefault="00762FC7" w:rsidP="00762FC7">
      <w:pPr>
        <w:spacing w:beforeLines="50" w:before="120" w:afterLines="50" w:after="120"/>
        <w:rPr>
          <w:rFonts w:asciiTheme="minorEastAsia" w:hAnsiTheme="minorEastAsia"/>
          <w:b/>
          <w:bCs/>
          <w:sz w:val="28"/>
          <w:szCs w:val="28"/>
        </w:rPr>
      </w:pPr>
      <w:r w:rsidRPr="00762FC7">
        <w:rPr>
          <w:rFonts w:asciiTheme="minorEastAsia" w:hAnsiTheme="minorEastAsia" w:hint="eastAsia"/>
          <w:b/>
          <w:bCs/>
          <w:sz w:val="28"/>
          <w:szCs w:val="28"/>
        </w:rPr>
        <w:t>(五) 投影校正與 AR 顯示實作</w:t>
      </w:r>
    </w:p>
    <w:p w14:paraId="4EDD36E5" w14:textId="2E115BFE" w:rsidR="00002ECE" w:rsidRPr="00002ECE" w:rsidRDefault="00002ECE" w:rsidP="0071136D">
      <w:pPr>
        <w:spacing w:afterLines="50" w:after="120"/>
        <w:ind w:firstLineChars="200" w:firstLine="500"/>
        <w:rPr>
          <w:rFonts w:asciiTheme="minorEastAsia" w:hAnsiTheme="minorEastAsia"/>
        </w:rPr>
      </w:pPr>
      <w:r w:rsidRPr="00002ECE">
        <w:rPr>
          <w:rFonts w:asciiTheme="minorEastAsia" w:hAnsiTheme="minorEastAsia" w:hint="eastAsia"/>
        </w:rPr>
        <w:t>本系統為了將分析結果正確顯示於實體球桌上，實作投影校正與 AR 顯示功能。由於攝影機畫面中的座標與投影畫面中的座標並不相同，若未經過校正，系統分析得到的球體位置、輔助線與目標點將無法準確對應到實際球桌位置。因此，本系統透過投影校正流程建立攝影機畫面與投影畫面之間的座標對應關係，使球體位置、路徑規劃結果與輔助圖形能轉換至投影座標系，並輸出至投影畫面。</w:t>
      </w:r>
    </w:p>
    <w:p w14:paraId="034DDC01" w14:textId="27C37291" w:rsidR="00002ECE" w:rsidRPr="00002ECE" w:rsidRDefault="00002ECE" w:rsidP="0071136D">
      <w:pPr>
        <w:spacing w:afterLines="50" w:after="120"/>
        <w:ind w:firstLineChars="200" w:firstLine="500"/>
        <w:rPr>
          <w:rFonts w:asciiTheme="minorEastAsia" w:hAnsiTheme="minorEastAsia"/>
        </w:rPr>
      </w:pPr>
      <w:r w:rsidRPr="00002ECE">
        <w:rPr>
          <w:rFonts w:asciiTheme="minorEastAsia" w:hAnsiTheme="minorEastAsia" w:hint="eastAsia"/>
        </w:rPr>
        <w:t xml:space="preserve">在校正流程中，系統會先於投影畫面顯示校正標記，並由攝影機擷取包含標記的球桌影像。後端接著透過影像處理方式偵測校正標記的位置，取得攝影機座標與投影座標之間的對應點。當系統取得足夠的對應點後，便可計算 </w:t>
      </w:r>
      <w:proofErr w:type="spellStart"/>
      <w:r w:rsidRPr="00002ECE">
        <w:rPr>
          <w:rFonts w:asciiTheme="minorEastAsia" w:hAnsiTheme="minorEastAsia" w:hint="eastAsia"/>
        </w:rPr>
        <w:t>Homography</w:t>
      </w:r>
      <w:proofErr w:type="spellEnd"/>
      <w:r w:rsidRPr="00002ECE">
        <w:rPr>
          <w:rFonts w:asciiTheme="minorEastAsia" w:hAnsiTheme="minorEastAsia" w:hint="eastAsia"/>
        </w:rPr>
        <w:t xml:space="preserve"> 轉換矩陣，用於描述兩個平面座標系之間的映射關係，並將校正結果儲存供後續使用。</w:t>
      </w:r>
    </w:p>
    <w:p w14:paraId="0CEF4E0D" w14:textId="4B78BE94" w:rsidR="00002ECE" w:rsidRPr="00002ECE" w:rsidRDefault="00002ECE" w:rsidP="0071136D">
      <w:pPr>
        <w:spacing w:afterLines="50" w:after="120"/>
        <w:ind w:firstLineChars="200" w:firstLine="500"/>
        <w:rPr>
          <w:rFonts w:asciiTheme="minorEastAsia" w:hAnsiTheme="minorEastAsia"/>
        </w:rPr>
      </w:pPr>
      <w:r w:rsidRPr="00002ECE">
        <w:rPr>
          <w:rFonts w:asciiTheme="minorEastAsia" w:hAnsiTheme="minorEastAsia" w:hint="eastAsia"/>
        </w:rPr>
        <w:t>完成投影校正後，系統即可將 YOLO 偵測得到的球體位置、路徑規劃產生的輔助線、目標點與練習提示轉換至投影座標系，並顯示於實體球桌上。透過此方式，使用者不需要只觀看螢幕上的分析結果，而是可以直接在球桌上看到擊球方向與路線提示，使訓練過程更加直觀。</w:t>
      </w:r>
    </w:p>
    <w:p w14:paraId="58078FE3" w14:textId="1232E78A" w:rsidR="00002ECE" w:rsidRDefault="00002ECE" w:rsidP="0071136D">
      <w:pPr>
        <w:spacing w:afterLines="50" w:after="120"/>
        <w:ind w:firstLineChars="200" w:firstLine="500"/>
        <w:rPr>
          <w:rFonts w:asciiTheme="minorEastAsia" w:hAnsiTheme="minorEastAsia"/>
        </w:rPr>
      </w:pPr>
      <w:proofErr w:type="gramStart"/>
      <w:r w:rsidRPr="00002ECE">
        <w:rPr>
          <w:rFonts w:asciiTheme="minorEastAsia" w:hAnsiTheme="minorEastAsia" w:hint="eastAsia"/>
        </w:rPr>
        <w:t>此外，</w:t>
      </w:r>
      <w:proofErr w:type="gramEnd"/>
      <w:r w:rsidRPr="00002ECE">
        <w:rPr>
          <w:rFonts w:asciiTheme="minorEastAsia" w:hAnsiTheme="minorEastAsia" w:hint="eastAsia"/>
        </w:rPr>
        <w:t>AR 顯示功能可依照不同情境呈現校正標記、擊球輔助線、目標點與建議路線。透過投影校正與 AR 顯示的整合，系統能將數位分析結果轉化為實體球桌上的視覺輔助資訊。投影校正與 AR 顯示功能如 Table 6 所示。</w:t>
      </w:r>
    </w:p>
    <w:p w14:paraId="41C238C9" w14:textId="03CC8499" w:rsidR="004B1838" w:rsidRPr="004B1838" w:rsidRDefault="004B1838" w:rsidP="00002ECE">
      <w:pPr>
        <w:spacing w:afterLines="50" w:after="120"/>
        <w:jc w:val="center"/>
        <w:rPr>
          <w:rFonts w:asciiTheme="minorEastAsia" w:hAnsiTheme="minorEastAsia"/>
          <w:sz w:val="20"/>
          <w:szCs w:val="20"/>
        </w:rPr>
      </w:pPr>
      <w:r w:rsidRPr="004B1838">
        <w:rPr>
          <w:rFonts w:asciiTheme="minorEastAsia" w:hAnsiTheme="minorEastAsia" w:hint="eastAsia"/>
          <w:sz w:val="20"/>
          <w:szCs w:val="20"/>
        </w:rPr>
        <w:t xml:space="preserve">Table </w:t>
      </w:r>
      <w:r w:rsidR="00B33C07">
        <w:rPr>
          <w:rFonts w:asciiTheme="minorEastAsia" w:hAnsiTheme="minorEastAsia" w:hint="eastAsia"/>
          <w:sz w:val="20"/>
          <w:szCs w:val="20"/>
        </w:rPr>
        <w:t>6</w:t>
      </w:r>
      <w:r w:rsidRPr="004B1838">
        <w:rPr>
          <w:rFonts w:asciiTheme="minorEastAsia" w:hAnsiTheme="minorEastAsia" w:hint="eastAsia"/>
          <w:sz w:val="20"/>
          <w:szCs w:val="20"/>
        </w:rPr>
        <w:t xml:space="preserve"> 投影校正與 AR 顯示功能表</w:t>
      </w:r>
    </w:p>
    <w:tbl>
      <w:tblPr>
        <w:tblStyle w:val="ad"/>
        <w:tblW w:w="0" w:type="auto"/>
        <w:jc w:val="center"/>
        <w:tblLook w:val="04A0" w:firstRow="1" w:lastRow="0" w:firstColumn="1" w:lastColumn="0" w:noHBand="0" w:noVBand="1"/>
      </w:tblPr>
      <w:tblGrid>
        <w:gridCol w:w="2263"/>
        <w:gridCol w:w="6379"/>
      </w:tblGrid>
      <w:tr w:rsidR="00762FC7" w14:paraId="1544F047" w14:textId="77777777" w:rsidTr="004B1838">
        <w:trPr>
          <w:jc w:val="center"/>
        </w:trPr>
        <w:tc>
          <w:tcPr>
            <w:tcW w:w="2263" w:type="dxa"/>
            <w:shd w:val="clear" w:color="auto" w:fill="9CC2E5" w:themeFill="accent5" w:themeFillTint="99"/>
          </w:tcPr>
          <w:p w14:paraId="4AFFF347" w14:textId="2168925B" w:rsidR="00762FC7" w:rsidRDefault="004B1838" w:rsidP="00762FC7">
            <w:pPr>
              <w:spacing w:afterLines="50" w:after="120"/>
              <w:rPr>
                <w:rFonts w:asciiTheme="minorEastAsia" w:hAnsiTheme="minorEastAsia"/>
              </w:rPr>
            </w:pPr>
            <w:r w:rsidRPr="004B1838">
              <w:rPr>
                <w:rFonts w:asciiTheme="minorEastAsia" w:hAnsiTheme="minorEastAsia" w:hint="eastAsia"/>
              </w:rPr>
              <w:t>功能項目</w:t>
            </w:r>
          </w:p>
        </w:tc>
        <w:tc>
          <w:tcPr>
            <w:tcW w:w="6379" w:type="dxa"/>
            <w:shd w:val="clear" w:color="auto" w:fill="9CC2E5" w:themeFill="accent5" w:themeFillTint="99"/>
          </w:tcPr>
          <w:p w14:paraId="5824C275" w14:textId="72126C4F" w:rsidR="00762FC7" w:rsidRDefault="004B1838" w:rsidP="00762FC7">
            <w:pPr>
              <w:spacing w:afterLines="50" w:after="120"/>
              <w:rPr>
                <w:rFonts w:asciiTheme="minorEastAsia" w:hAnsiTheme="minorEastAsia"/>
              </w:rPr>
            </w:pPr>
            <w:r w:rsidRPr="004B1838">
              <w:rPr>
                <w:rFonts w:asciiTheme="minorEastAsia" w:hAnsiTheme="minorEastAsia" w:hint="eastAsia"/>
              </w:rPr>
              <w:t>實作內容</w:t>
            </w:r>
          </w:p>
        </w:tc>
      </w:tr>
      <w:tr w:rsidR="00762FC7" w14:paraId="367D9F41" w14:textId="77777777" w:rsidTr="004B1838">
        <w:trPr>
          <w:jc w:val="center"/>
        </w:trPr>
        <w:tc>
          <w:tcPr>
            <w:tcW w:w="2263" w:type="dxa"/>
            <w:shd w:val="clear" w:color="auto" w:fill="DEEAF6" w:themeFill="accent5" w:themeFillTint="33"/>
          </w:tcPr>
          <w:p w14:paraId="10C28B3E" w14:textId="28D42AD6" w:rsidR="00762FC7" w:rsidRDefault="004B1838" w:rsidP="00762FC7">
            <w:pPr>
              <w:spacing w:afterLines="50" w:after="120"/>
              <w:rPr>
                <w:rFonts w:asciiTheme="minorEastAsia" w:hAnsiTheme="minorEastAsia"/>
              </w:rPr>
            </w:pPr>
            <w:r w:rsidRPr="004B1838">
              <w:rPr>
                <w:rFonts w:asciiTheme="minorEastAsia" w:hAnsiTheme="minorEastAsia" w:hint="eastAsia"/>
              </w:rPr>
              <w:t>校正標記顯示</w:t>
            </w:r>
          </w:p>
        </w:tc>
        <w:tc>
          <w:tcPr>
            <w:tcW w:w="6379" w:type="dxa"/>
          </w:tcPr>
          <w:p w14:paraId="12648CE3" w14:textId="6591471B" w:rsidR="00762FC7" w:rsidRDefault="004B1838" w:rsidP="00762FC7">
            <w:pPr>
              <w:spacing w:afterLines="50" w:after="120"/>
              <w:rPr>
                <w:rFonts w:asciiTheme="minorEastAsia" w:hAnsiTheme="minorEastAsia"/>
              </w:rPr>
            </w:pPr>
            <w:r w:rsidRPr="004B1838">
              <w:rPr>
                <w:rFonts w:asciiTheme="minorEastAsia" w:hAnsiTheme="minorEastAsia" w:hint="eastAsia"/>
              </w:rPr>
              <w:t xml:space="preserve">於投影畫面顯示 </w:t>
            </w:r>
            <w:proofErr w:type="spellStart"/>
            <w:r w:rsidRPr="004B1838">
              <w:rPr>
                <w:rFonts w:asciiTheme="minorEastAsia" w:hAnsiTheme="minorEastAsia" w:hint="eastAsia"/>
              </w:rPr>
              <w:t>ArUco</w:t>
            </w:r>
            <w:proofErr w:type="spellEnd"/>
            <w:r w:rsidRPr="004B1838">
              <w:rPr>
                <w:rFonts w:asciiTheme="minorEastAsia" w:hAnsiTheme="minorEastAsia" w:hint="eastAsia"/>
              </w:rPr>
              <w:t xml:space="preserve"> 或校正標記</w:t>
            </w:r>
          </w:p>
        </w:tc>
      </w:tr>
      <w:tr w:rsidR="00762FC7" w14:paraId="2FDBB5ED" w14:textId="77777777" w:rsidTr="004B1838">
        <w:trPr>
          <w:jc w:val="center"/>
        </w:trPr>
        <w:tc>
          <w:tcPr>
            <w:tcW w:w="2263" w:type="dxa"/>
            <w:shd w:val="clear" w:color="auto" w:fill="DEEAF6" w:themeFill="accent5" w:themeFillTint="33"/>
          </w:tcPr>
          <w:p w14:paraId="0C5362B3" w14:textId="6E264C6D" w:rsidR="00762FC7" w:rsidRDefault="004B1838" w:rsidP="00762FC7">
            <w:pPr>
              <w:spacing w:afterLines="50" w:after="120"/>
              <w:rPr>
                <w:rFonts w:asciiTheme="minorEastAsia" w:hAnsiTheme="minorEastAsia"/>
              </w:rPr>
            </w:pPr>
            <w:r w:rsidRPr="004B1838">
              <w:rPr>
                <w:rFonts w:asciiTheme="minorEastAsia" w:hAnsiTheme="minorEastAsia" w:hint="eastAsia"/>
              </w:rPr>
              <w:t>標記偵測</w:t>
            </w:r>
          </w:p>
        </w:tc>
        <w:tc>
          <w:tcPr>
            <w:tcW w:w="6379" w:type="dxa"/>
          </w:tcPr>
          <w:p w14:paraId="75FE1795" w14:textId="4E9E65A2" w:rsidR="00762FC7" w:rsidRDefault="004B1838" w:rsidP="00762FC7">
            <w:pPr>
              <w:spacing w:afterLines="50" w:after="120"/>
              <w:rPr>
                <w:rFonts w:asciiTheme="minorEastAsia" w:hAnsiTheme="minorEastAsia"/>
              </w:rPr>
            </w:pPr>
            <w:r w:rsidRPr="004B1838">
              <w:rPr>
                <w:rFonts w:asciiTheme="minorEastAsia" w:hAnsiTheme="minorEastAsia" w:hint="eastAsia"/>
              </w:rPr>
              <w:t>透過攝影機畫面偵測校正標記位置</w:t>
            </w:r>
          </w:p>
        </w:tc>
      </w:tr>
      <w:tr w:rsidR="00762FC7" w14:paraId="76030BFE" w14:textId="77777777" w:rsidTr="004B1838">
        <w:trPr>
          <w:jc w:val="center"/>
        </w:trPr>
        <w:tc>
          <w:tcPr>
            <w:tcW w:w="2263" w:type="dxa"/>
            <w:shd w:val="clear" w:color="auto" w:fill="DEEAF6" w:themeFill="accent5" w:themeFillTint="33"/>
          </w:tcPr>
          <w:p w14:paraId="1ADF163F" w14:textId="1E8F6FD5" w:rsidR="00762FC7" w:rsidRDefault="004B1838" w:rsidP="00762FC7">
            <w:pPr>
              <w:spacing w:afterLines="50" w:after="120"/>
              <w:rPr>
                <w:rFonts w:asciiTheme="minorEastAsia" w:hAnsiTheme="minorEastAsia"/>
              </w:rPr>
            </w:pPr>
            <w:r w:rsidRPr="004B1838">
              <w:rPr>
                <w:rFonts w:asciiTheme="minorEastAsia" w:hAnsiTheme="minorEastAsia" w:hint="eastAsia"/>
              </w:rPr>
              <w:t>座標轉換</w:t>
            </w:r>
          </w:p>
        </w:tc>
        <w:tc>
          <w:tcPr>
            <w:tcW w:w="6379" w:type="dxa"/>
          </w:tcPr>
          <w:p w14:paraId="7B653DDC" w14:textId="668C5E09" w:rsidR="00762FC7" w:rsidRPr="004B1838" w:rsidRDefault="004B1838" w:rsidP="00762FC7">
            <w:pPr>
              <w:spacing w:afterLines="50" w:after="120"/>
              <w:rPr>
                <w:rFonts w:asciiTheme="minorEastAsia" w:hAnsiTheme="minorEastAsia"/>
              </w:rPr>
            </w:pPr>
            <w:r w:rsidRPr="004B1838">
              <w:rPr>
                <w:rFonts w:asciiTheme="minorEastAsia" w:hAnsiTheme="minorEastAsia" w:hint="eastAsia"/>
              </w:rPr>
              <w:t xml:space="preserve">計算攝影機座標與投影座標之間的 </w:t>
            </w:r>
            <w:proofErr w:type="spellStart"/>
            <w:r w:rsidRPr="004B1838">
              <w:rPr>
                <w:rFonts w:asciiTheme="minorEastAsia" w:hAnsiTheme="minorEastAsia" w:hint="eastAsia"/>
              </w:rPr>
              <w:t>Homography</w:t>
            </w:r>
            <w:proofErr w:type="spellEnd"/>
            <w:r w:rsidRPr="004B1838">
              <w:rPr>
                <w:rFonts w:asciiTheme="minorEastAsia" w:hAnsiTheme="minorEastAsia" w:hint="eastAsia"/>
              </w:rPr>
              <w:t xml:space="preserve"> 矩陣</w:t>
            </w:r>
          </w:p>
        </w:tc>
      </w:tr>
      <w:tr w:rsidR="00762FC7" w14:paraId="2FB6D1E2" w14:textId="77777777" w:rsidTr="004B1838">
        <w:trPr>
          <w:jc w:val="center"/>
        </w:trPr>
        <w:tc>
          <w:tcPr>
            <w:tcW w:w="2263" w:type="dxa"/>
            <w:shd w:val="clear" w:color="auto" w:fill="DEEAF6" w:themeFill="accent5" w:themeFillTint="33"/>
          </w:tcPr>
          <w:p w14:paraId="6DEFFED7" w14:textId="049FD67B" w:rsidR="00762FC7" w:rsidRDefault="004B1838" w:rsidP="00762FC7">
            <w:pPr>
              <w:spacing w:afterLines="50" w:after="120"/>
              <w:rPr>
                <w:rFonts w:asciiTheme="minorEastAsia" w:hAnsiTheme="minorEastAsia"/>
              </w:rPr>
            </w:pPr>
            <w:r w:rsidRPr="004B1838">
              <w:rPr>
                <w:rFonts w:asciiTheme="minorEastAsia" w:hAnsiTheme="minorEastAsia" w:hint="eastAsia"/>
              </w:rPr>
              <w:t>校正資料儲存</w:t>
            </w:r>
          </w:p>
        </w:tc>
        <w:tc>
          <w:tcPr>
            <w:tcW w:w="6379" w:type="dxa"/>
          </w:tcPr>
          <w:p w14:paraId="2B1069C7" w14:textId="3FAE64E7" w:rsidR="00762FC7" w:rsidRDefault="004B1838" w:rsidP="00762FC7">
            <w:pPr>
              <w:spacing w:afterLines="50" w:after="120"/>
              <w:rPr>
                <w:rFonts w:asciiTheme="minorEastAsia" w:hAnsiTheme="minorEastAsia"/>
              </w:rPr>
            </w:pPr>
            <w:r w:rsidRPr="004B1838">
              <w:rPr>
                <w:rFonts w:asciiTheme="minorEastAsia" w:hAnsiTheme="minorEastAsia" w:hint="eastAsia"/>
              </w:rPr>
              <w:t>儲存校正矩陣與相關設定資料</w:t>
            </w:r>
          </w:p>
        </w:tc>
      </w:tr>
      <w:tr w:rsidR="00762FC7" w14:paraId="3023034B" w14:textId="77777777" w:rsidTr="004B1838">
        <w:trPr>
          <w:jc w:val="center"/>
        </w:trPr>
        <w:tc>
          <w:tcPr>
            <w:tcW w:w="2263" w:type="dxa"/>
            <w:shd w:val="clear" w:color="auto" w:fill="DEEAF6" w:themeFill="accent5" w:themeFillTint="33"/>
          </w:tcPr>
          <w:p w14:paraId="139E95BC" w14:textId="672776A7" w:rsidR="00762FC7" w:rsidRDefault="004B1838" w:rsidP="00762FC7">
            <w:pPr>
              <w:spacing w:afterLines="50" w:after="120"/>
              <w:rPr>
                <w:rFonts w:asciiTheme="minorEastAsia" w:hAnsiTheme="minorEastAsia"/>
              </w:rPr>
            </w:pPr>
            <w:r w:rsidRPr="004B1838">
              <w:rPr>
                <w:rFonts w:asciiTheme="minorEastAsia" w:hAnsiTheme="minorEastAsia" w:hint="eastAsia"/>
              </w:rPr>
              <w:t>投影畫面產生</w:t>
            </w:r>
          </w:p>
        </w:tc>
        <w:tc>
          <w:tcPr>
            <w:tcW w:w="6379" w:type="dxa"/>
          </w:tcPr>
          <w:p w14:paraId="45E2FD7A" w14:textId="2D300780" w:rsidR="00762FC7" w:rsidRDefault="004B1838" w:rsidP="00762FC7">
            <w:pPr>
              <w:spacing w:afterLines="50" w:after="120"/>
              <w:rPr>
                <w:rFonts w:asciiTheme="minorEastAsia" w:hAnsiTheme="minorEastAsia"/>
              </w:rPr>
            </w:pPr>
            <w:r w:rsidRPr="004B1838">
              <w:rPr>
                <w:rFonts w:asciiTheme="minorEastAsia" w:hAnsiTheme="minorEastAsia" w:hint="eastAsia"/>
              </w:rPr>
              <w:t>由後端產生投影用畫面</w:t>
            </w:r>
          </w:p>
        </w:tc>
      </w:tr>
      <w:tr w:rsidR="00762FC7" w14:paraId="6C12961C" w14:textId="77777777" w:rsidTr="004B1838">
        <w:trPr>
          <w:jc w:val="center"/>
        </w:trPr>
        <w:tc>
          <w:tcPr>
            <w:tcW w:w="2263" w:type="dxa"/>
            <w:shd w:val="clear" w:color="auto" w:fill="DEEAF6" w:themeFill="accent5" w:themeFillTint="33"/>
          </w:tcPr>
          <w:p w14:paraId="4A422325" w14:textId="76B57C06" w:rsidR="00762FC7" w:rsidRDefault="004B1838" w:rsidP="00762FC7">
            <w:pPr>
              <w:spacing w:afterLines="50" w:after="120"/>
              <w:rPr>
                <w:rFonts w:asciiTheme="minorEastAsia" w:hAnsiTheme="minorEastAsia"/>
              </w:rPr>
            </w:pPr>
            <w:r w:rsidRPr="004B1838">
              <w:rPr>
                <w:rFonts w:asciiTheme="minorEastAsia" w:hAnsiTheme="minorEastAsia" w:hint="eastAsia"/>
              </w:rPr>
              <w:t>AR 輔助顯示</w:t>
            </w:r>
          </w:p>
        </w:tc>
        <w:tc>
          <w:tcPr>
            <w:tcW w:w="6379" w:type="dxa"/>
          </w:tcPr>
          <w:p w14:paraId="664B268B" w14:textId="164E5789" w:rsidR="00762FC7" w:rsidRDefault="004B1838" w:rsidP="00762FC7">
            <w:pPr>
              <w:spacing w:afterLines="50" w:after="120"/>
              <w:rPr>
                <w:rFonts w:asciiTheme="minorEastAsia" w:hAnsiTheme="minorEastAsia"/>
              </w:rPr>
            </w:pPr>
            <w:r w:rsidRPr="004B1838">
              <w:rPr>
                <w:rFonts w:asciiTheme="minorEastAsia" w:hAnsiTheme="minorEastAsia" w:hint="eastAsia"/>
              </w:rPr>
              <w:t>顯示輔助線、目標點、練習提示與比賽資訊</w:t>
            </w:r>
          </w:p>
        </w:tc>
      </w:tr>
    </w:tbl>
    <w:p w14:paraId="0E5D6B92" w14:textId="4310FBB2" w:rsidR="0084598A" w:rsidRPr="0084598A" w:rsidRDefault="0084598A" w:rsidP="00002ECE">
      <w:pPr>
        <w:spacing w:beforeLines="50" w:before="120" w:afterLines="50" w:after="120"/>
        <w:rPr>
          <w:rFonts w:asciiTheme="minorEastAsia" w:hAnsiTheme="minorEastAsia"/>
          <w:b/>
          <w:bCs/>
          <w:sz w:val="28"/>
          <w:szCs w:val="28"/>
        </w:rPr>
      </w:pPr>
      <w:r w:rsidRPr="0084598A">
        <w:rPr>
          <w:rFonts w:asciiTheme="minorEastAsia" w:hAnsiTheme="minorEastAsia" w:hint="eastAsia"/>
          <w:b/>
          <w:bCs/>
          <w:sz w:val="28"/>
          <w:szCs w:val="28"/>
        </w:rPr>
        <w:lastRenderedPageBreak/>
        <w:t>(六) 路徑規劃與策略輔助實作</w:t>
      </w:r>
    </w:p>
    <w:p w14:paraId="30352D70" w14:textId="26DC0B90" w:rsidR="00C5660D" w:rsidRPr="00C5660D" w:rsidRDefault="00C5660D" w:rsidP="0071136D">
      <w:pPr>
        <w:spacing w:afterLines="50" w:after="120"/>
        <w:ind w:firstLineChars="200" w:firstLine="500"/>
        <w:rPr>
          <w:rFonts w:asciiTheme="minorEastAsia" w:hAnsiTheme="minorEastAsia"/>
        </w:rPr>
      </w:pPr>
      <w:r w:rsidRPr="00C5660D">
        <w:rPr>
          <w:rFonts w:asciiTheme="minorEastAsia" w:hAnsiTheme="minorEastAsia" w:hint="eastAsia"/>
        </w:rPr>
        <w:t>本系統依據 YOLO 偵測結果進行路徑規劃與策略輔助。後端會取得母球、目標球、其他</w:t>
      </w:r>
      <w:proofErr w:type="gramStart"/>
      <w:r w:rsidRPr="00C5660D">
        <w:rPr>
          <w:rFonts w:asciiTheme="minorEastAsia" w:hAnsiTheme="minorEastAsia" w:hint="eastAsia"/>
        </w:rPr>
        <w:t>球體與袋口</w:t>
      </w:r>
      <w:proofErr w:type="gramEnd"/>
      <w:r w:rsidRPr="00C5660D">
        <w:rPr>
          <w:rFonts w:asciiTheme="minorEastAsia" w:hAnsiTheme="minorEastAsia" w:hint="eastAsia"/>
        </w:rPr>
        <w:t>位置，並根據目前球桌狀態產生候選擊球路線。系統會分析母球與目標球之間的相對位置、目標</w:t>
      </w:r>
      <w:proofErr w:type="gramStart"/>
      <w:r w:rsidRPr="00C5660D">
        <w:rPr>
          <w:rFonts w:asciiTheme="minorEastAsia" w:hAnsiTheme="minorEastAsia" w:hint="eastAsia"/>
        </w:rPr>
        <w:t>球與袋口</w:t>
      </w:r>
      <w:proofErr w:type="gramEnd"/>
      <w:r w:rsidRPr="00C5660D">
        <w:rPr>
          <w:rFonts w:asciiTheme="minorEastAsia" w:hAnsiTheme="minorEastAsia" w:hint="eastAsia"/>
        </w:rPr>
        <w:t>之間的角度，以及路線上是否存在障礙球，藉此判斷不同擊球路線的可行性。</w:t>
      </w:r>
    </w:p>
    <w:p w14:paraId="031CF144" w14:textId="77777777"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在候選路線產生後，系統會依照路徑長度、角度難度、障礙球狀態與可行性等條件進行評分，選出較適合的擊球路徑作為輔助建議。此功能可協助使用者在擊球前理解可能的進球路線與風險，降低單純依靠經驗判斷所造成的不確定性。</w:t>
      </w:r>
    </w:p>
    <w:p w14:paraId="6AADC873" w14:textId="77777777" w:rsidR="00C5660D" w:rsidRDefault="00C5660D" w:rsidP="00C5660D">
      <w:pPr>
        <w:ind w:firstLineChars="200" w:firstLine="500"/>
        <w:rPr>
          <w:rFonts w:asciiTheme="minorEastAsia" w:hAnsiTheme="minorEastAsia"/>
        </w:rPr>
      </w:pPr>
      <w:r w:rsidRPr="00C5660D">
        <w:rPr>
          <w:rFonts w:asciiTheme="minorEastAsia" w:hAnsiTheme="minorEastAsia" w:hint="eastAsia"/>
        </w:rPr>
        <w:t>分析結果可顯示於桌面端監控畫面，也可輸出至投影畫面，讓使用者能直接查看建議路線、目標點與輔助資訊。透過桌面端與投影畫面的同步呈現，系統能將路徑規劃結果轉換為較直觀的視覺提示，作為練習與比賽時的策略參考。路徑規劃結果也可提供給 AI Coach 作為策略建議與擊球評估的資料依據。路徑規劃與策略輔助功能如 Table 7 所示。</w:t>
      </w:r>
    </w:p>
    <w:p w14:paraId="14C7ACA4" w14:textId="765309D9" w:rsidR="004921F9" w:rsidRPr="004921F9" w:rsidRDefault="004921F9" w:rsidP="00C5660D">
      <w:pPr>
        <w:spacing w:afterLines="50" w:after="120"/>
        <w:ind w:firstLineChars="200" w:firstLine="420"/>
        <w:jc w:val="center"/>
        <w:rPr>
          <w:rFonts w:asciiTheme="minorEastAsia" w:hAnsiTheme="minorEastAsia"/>
          <w:sz w:val="20"/>
          <w:szCs w:val="20"/>
        </w:rPr>
      </w:pPr>
      <w:r w:rsidRPr="004921F9">
        <w:rPr>
          <w:rFonts w:asciiTheme="minorEastAsia" w:hAnsiTheme="minorEastAsia" w:hint="eastAsia"/>
          <w:sz w:val="20"/>
          <w:szCs w:val="20"/>
        </w:rPr>
        <w:t xml:space="preserve">Table </w:t>
      </w:r>
      <w:r w:rsidR="00B33C07">
        <w:rPr>
          <w:rFonts w:asciiTheme="minorEastAsia" w:hAnsiTheme="minorEastAsia" w:hint="eastAsia"/>
          <w:sz w:val="20"/>
          <w:szCs w:val="20"/>
        </w:rPr>
        <w:t>7</w:t>
      </w:r>
      <w:r>
        <w:rPr>
          <w:rFonts w:asciiTheme="minorEastAsia" w:hAnsiTheme="minorEastAsia" w:hint="eastAsia"/>
          <w:sz w:val="20"/>
          <w:szCs w:val="20"/>
        </w:rPr>
        <w:t xml:space="preserve"> </w:t>
      </w:r>
      <w:r w:rsidRPr="004921F9">
        <w:rPr>
          <w:rFonts w:asciiTheme="minorEastAsia" w:hAnsiTheme="minorEastAsia" w:hint="eastAsia"/>
          <w:sz w:val="20"/>
          <w:szCs w:val="20"/>
        </w:rPr>
        <w:t>路徑規劃與策略輔助功能表</w:t>
      </w:r>
    </w:p>
    <w:tbl>
      <w:tblPr>
        <w:tblStyle w:val="ad"/>
        <w:tblW w:w="0" w:type="auto"/>
        <w:jc w:val="center"/>
        <w:tblLook w:val="04A0" w:firstRow="1" w:lastRow="0" w:firstColumn="1" w:lastColumn="0" w:noHBand="0" w:noVBand="1"/>
      </w:tblPr>
      <w:tblGrid>
        <w:gridCol w:w="2263"/>
        <w:gridCol w:w="5245"/>
      </w:tblGrid>
      <w:tr w:rsidR="004921F9" w14:paraId="61852D82" w14:textId="77777777" w:rsidTr="004921F9">
        <w:trPr>
          <w:jc w:val="center"/>
        </w:trPr>
        <w:tc>
          <w:tcPr>
            <w:tcW w:w="2263" w:type="dxa"/>
            <w:shd w:val="clear" w:color="auto" w:fill="9CC2E5" w:themeFill="accent5" w:themeFillTint="99"/>
          </w:tcPr>
          <w:p w14:paraId="024BC21A" w14:textId="5E00425C" w:rsidR="004921F9" w:rsidRPr="004921F9" w:rsidRDefault="004921F9" w:rsidP="0084598A">
            <w:pPr>
              <w:spacing w:afterLines="50" w:after="120"/>
              <w:rPr>
                <w:rFonts w:asciiTheme="minorEastAsia" w:hAnsiTheme="minorEastAsia"/>
              </w:rPr>
            </w:pPr>
            <w:r w:rsidRPr="004921F9">
              <w:rPr>
                <w:rFonts w:asciiTheme="minorEastAsia" w:hAnsiTheme="minorEastAsia" w:hint="eastAsia"/>
              </w:rPr>
              <w:t>功能項目</w:t>
            </w:r>
          </w:p>
        </w:tc>
        <w:tc>
          <w:tcPr>
            <w:tcW w:w="5245" w:type="dxa"/>
            <w:shd w:val="clear" w:color="auto" w:fill="9CC2E5" w:themeFill="accent5" w:themeFillTint="99"/>
          </w:tcPr>
          <w:p w14:paraId="2F6219D1" w14:textId="14F4B1BE" w:rsidR="004921F9" w:rsidRDefault="004921F9" w:rsidP="0084598A">
            <w:pPr>
              <w:spacing w:afterLines="50" w:after="120"/>
              <w:rPr>
                <w:rFonts w:asciiTheme="minorEastAsia" w:hAnsiTheme="minorEastAsia"/>
              </w:rPr>
            </w:pPr>
            <w:r w:rsidRPr="004921F9">
              <w:rPr>
                <w:rFonts w:asciiTheme="minorEastAsia" w:hAnsiTheme="minorEastAsia" w:hint="eastAsia"/>
              </w:rPr>
              <w:t>實作內容</w:t>
            </w:r>
          </w:p>
        </w:tc>
      </w:tr>
      <w:tr w:rsidR="004921F9" w14:paraId="58C117C0" w14:textId="77777777" w:rsidTr="004921F9">
        <w:trPr>
          <w:jc w:val="center"/>
        </w:trPr>
        <w:tc>
          <w:tcPr>
            <w:tcW w:w="2263" w:type="dxa"/>
            <w:shd w:val="clear" w:color="auto" w:fill="DEEAF6" w:themeFill="accent5" w:themeFillTint="33"/>
          </w:tcPr>
          <w:p w14:paraId="4D2FC91D" w14:textId="12654FB3" w:rsidR="004921F9" w:rsidRDefault="004921F9" w:rsidP="0084598A">
            <w:pPr>
              <w:spacing w:afterLines="50" w:after="120"/>
              <w:rPr>
                <w:rFonts w:asciiTheme="minorEastAsia" w:hAnsiTheme="minorEastAsia"/>
              </w:rPr>
            </w:pPr>
            <w:r w:rsidRPr="004921F9">
              <w:rPr>
                <w:rFonts w:asciiTheme="minorEastAsia" w:hAnsiTheme="minorEastAsia" w:hint="eastAsia"/>
              </w:rPr>
              <w:t>球桌狀態取得</w:t>
            </w:r>
          </w:p>
        </w:tc>
        <w:tc>
          <w:tcPr>
            <w:tcW w:w="5245" w:type="dxa"/>
          </w:tcPr>
          <w:p w14:paraId="3D434529" w14:textId="7CE4638B" w:rsidR="004921F9" w:rsidRDefault="004921F9" w:rsidP="0084598A">
            <w:pPr>
              <w:spacing w:afterLines="50" w:after="120"/>
              <w:rPr>
                <w:rFonts w:asciiTheme="minorEastAsia" w:hAnsiTheme="minorEastAsia"/>
              </w:rPr>
            </w:pPr>
            <w:r w:rsidRPr="004921F9">
              <w:rPr>
                <w:rFonts w:asciiTheme="minorEastAsia" w:hAnsiTheme="minorEastAsia" w:hint="eastAsia"/>
              </w:rPr>
              <w:t>取得母球、目標球、其他</w:t>
            </w:r>
            <w:proofErr w:type="gramStart"/>
            <w:r w:rsidRPr="004921F9">
              <w:rPr>
                <w:rFonts w:asciiTheme="minorEastAsia" w:hAnsiTheme="minorEastAsia" w:hint="eastAsia"/>
              </w:rPr>
              <w:t>球體與袋口</w:t>
            </w:r>
            <w:proofErr w:type="gramEnd"/>
            <w:r w:rsidRPr="004921F9">
              <w:rPr>
                <w:rFonts w:asciiTheme="minorEastAsia" w:hAnsiTheme="minorEastAsia" w:hint="eastAsia"/>
              </w:rPr>
              <w:t>位置</w:t>
            </w:r>
          </w:p>
        </w:tc>
      </w:tr>
      <w:tr w:rsidR="004921F9" w14:paraId="0F16EFF9" w14:textId="77777777" w:rsidTr="004921F9">
        <w:trPr>
          <w:jc w:val="center"/>
        </w:trPr>
        <w:tc>
          <w:tcPr>
            <w:tcW w:w="2263" w:type="dxa"/>
            <w:shd w:val="clear" w:color="auto" w:fill="DEEAF6" w:themeFill="accent5" w:themeFillTint="33"/>
          </w:tcPr>
          <w:p w14:paraId="02B90323" w14:textId="7962FD02" w:rsidR="004921F9" w:rsidRDefault="004921F9" w:rsidP="0084598A">
            <w:pPr>
              <w:spacing w:afterLines="50" w:after="120"/>
              <w:rPr>
                <w:rFonts w:asciiTheme="minorEastAsia" w:hAnsiTheme="minorEastAsia"/>
              </w:rPr>
            </w:pPr>
            <w:r w:rsidRPr="004921F9">
              <w:rPr>
                <w:rFonts w:asciiTheme="minorEastAsia" w:hAnsiTheme="minorEastAsia" w:hint="eastAsia"/>
              </w:rPr>
              <w:t>候選路線產生</w:t>
            </w:r>
          </w:p>
        </w:tc>
        <w:tc>
          <w:tcPr>
            <w:tcW w:w="5245" w:type="dxa"/>
          </w:tcPr>
          <w:p w14:paraId="0EB9F5CA" w14:textId="48795999" w:rsidR="004921F9" w:rsidRDefault="004921F9" w:rsidP="0084598A">
            <w:pPr>
              <w:spacing w:afterLines="50" w:after="120"/>
              <w:rPr>
                <w:rFonts w:asciiTheme="minorEastAsia" w:hAnsiTheme="minorEastAsia"/>
              </w:rPr>
            </w:pPr>
            <w:r w:rsidRPr="004921F9">
              <w:rPr>
                <w:rFonts w:asciiTheme="minorEastAsia" w:hAnsiTheme="minorEastAsia" w:hint="eastAsia"/>
              </w:rPr>
              <w:t>根據</w:t>
            </w:r>
            <w:proofErr w:type="gramStart"/>
            <w:r w:rsidRPr="004921F9">
              <w:rPr>
                <w:rFonts w:asciiTheme="minorEastAsia" w:hAnsiTheme="minorEastAsia" w:hint="eastAsia"/>
              </w:rPr>
              <w:t>球體與袋口</w:t>
            </w:r>
            <w:proofErr w:type="gramEnd"/>
            <w:r w:rsidRPr="004921F9">
              <w:rPr>
                <w:rFonts w:asciiTheme="minorEastAsia" w:hAnsiTheme="minorEastAsia" w:hint="eastAsia"/>
              </w:rPr>
              <w:t>位置產生可行擊球路線</w:t>
            </w:r>
          </w:p>
        </w:tc>
      </w:tr>
      <w:tr w:rsidR="004921F9" w14:paraId="603F9E90" w14:textId="77777777" w:rsidTr="004921F9">
        <w:trPr>
          <w:jc w:val="center"/>
        </w:trPr>
        <w:tc>
          <w:tcPr>
            <w:tcW w:w="2263" w:type="dxa"/>
            <w:shd w:val="clear" w:color="auto" w:fill="DEEAF6" w:themeFill="accent5" w:themeFillTint="33"/>
          </w:tcPr>
          <w:p w14:paraId="7E00E6AA" w14:textId="2862601C" w:rsidR="004921F9" w:rsidRDefault="004921F9" w:rsidP="0084598A">
            <w:pPr>
              <w:spacing w:afterLines="50" w:after="120"/>
              <w:rPr>
                <w:rFonts w:asciiTheme="minorEastAsia" w:hAnsiTheme="minorEastAsia"/>
              </w:rPr>
            </w:pPr>
            <w:r w:rsidRPr="004921F9">
              <w:rPr>
                <w:rFonts w:asciiTheme="minorEastAsia" w:hAnsiTheme="minorEastAsia" w:hint="eastAsia"/>
              </w:rPr>
              <w:t>障礙檢查</w:t>
            </w:r>
          </w:p>
        </w:tc>
        <w:tc>
          <w:tcPr>
            <w:tcW w:w="5245" w:type="dxa"/>
          </w:tcPr>
          <w:p w14:paraId="039E0557" w14:textId="646FEA7C" w:rsidR="004921F9" w:rsidRDefault="004921F9" w:rsidP="0084598A">
            <w:pPr>
              <w:spacing w:afterLines="50" w:after="120"/>
              <w:rPr>
                <w:rFonts w:asciiTheme="minorEastAsia" w:hAnsiTheme="minorEastAsia"/>
              </w:rPr>
            </w:pPr>
            <w:r w:rsidRPr="004921F9">
              <w:rPr>
                <w:rFonts w:asciiTheme="minorEastAsia" w:hAnsiTheme="minorEastAsia" w:hint="eastAsia"/>
              </w:rPr>
              <w:t>判斷路線是否受到其他球體阻擋</w:t>
            </w:r>
          </w:p>
        </w:tc>
      </w:tr>
      <w:tr w:rsidR="004921F9" w14:paraId="4B4F569E" w14:textId="77777777" w:rsidTr="004921F9">
        <w:trPr>
          <w:jc w:val="center"/>
        </w:trPr>
        <w:tc>
          <w:tcPr>
            <w:tcW w:w="2263" w:type="dxa"/>
            <w:shd w:val="clear" w:color="auto" w:fill="DEEAF6" w:themeFill="accent5" w:themeFillTint="33"/>
          </w:tcPr>
          <w:p w14:paraId="03B2F0DA" w14:textId="55AC7197" w:rsidR="004921F9" w:rsidRDefault="004921F9" w:rsidP="0084598A">
            <w:pPr>
              <w:spacing w:afterLines="50" w:after="120"/>
              <w:rPr>
                <w:rFonts w:asciiTheme="minorEastAsia" w:hAnsiTheme="minorEastAsia"/>
              </w:rPr>
            </w:pPr>
            <w:r w:rsidRPr="004921F9">
              <w:rPr>
                <w:rFonts w:asciiTheme="minorEastAsia" w:hAnsiTheme="minorEastAsia" w:hint="eastAsia"/>
              </w:rPr>
              <w:t>路線評分</w:t>
            </w:r>
          </w:p>
        </w:tc>
        <w:tc>
          <w:tcPr>
            <w:tcW w:w="5245" w:type="dxa"/>
          </w:tcPr>
          <w:p w14:paraId="02CE9C50" w14:textId="2CC477E3" w:rsidR="004921F9" w:rsidRPr="004921F9" w:rsidRDefault="004921F9" w:rsidP="0084598A">
            <w:pPr>
              <w:spacing w:afterLines="50" w:after="120"/>
              <w:rPr>
                <w:rFonts w:asciiTheme="minorEastAsia" w:hAnsiTheme="minorEastAsia"/>
              </w:rPr>
            </w:pPr>
            <w:r w:rsidRPr="004921F9">
              <w:rPr>
                <w:rFonts w:asciiTheme="minorEastAsia" w:hAnsiTheme="minorEastAsia" w:hint="eastAsia"/>
              </w:rPr>
              <w:t>依路徑長度、角度難度與可行性進行評估</w:t>
            </w:r>
          </w:p>
        </w:tc>
      </w:tr>
      <w:tr w:rsidR="004921F9" w14:paraId="0BA99294" w14:textId="77777777" w:rsidTr="004921F9">
        <w:trPr>
          <w:jc w:val="center"/>
        </w:trPr>
        <w:tc>
          <w:tcPr>
            <w:tcW w:w="2263" w:type="dxa"/>
            <w:shd w:val="clear" w:color="auto" w:fill="DEEAF6" w:themeFill="accent5" w:themeFillTint="33"/>
          </w:tcPr>
          <w:p w14:paraId="3DBAD606" w14:textId="7F8BF3A5" w:rsidR="004921F9" w:rsidRDefault="004921F9" w:rsidP="0084598A">
            <w:pPr>
              <w:spacing w:afterLines="50" w:after="120"/>
              <w:rPr>
                <w:rFonts w:asciiTheme="minorEastAsia" w:hAnsiTheme="minorEastAsia"/>
              </w:rPr>
            </w:pPr>
            <w:r w:rsidRPr="004921F9">
              <w:rPr>
                <w:rFonts w:asciiTheme="minorEastAsia" w:hAnsiTheme="minorEastAsia" w:hint="eastAsia"/>
              </w:rPr>
              <w:t>最佳路線選擇</w:t>
            </w:r>
          </w:p>
        </w:tc>
        <w:tc>
          <w:tcPr>
            <w:tcW w:w="5245" w:type="dxa"/>
          </w:tcPr>
          <w:p w14:paraId="43B180DE" w14:textId="448DDA0A" w:rsidR="004921F9" w:rsidRDefault="004921F9" w:rsidP="0084598A">
            <w:pPr>
              <w:spacing w:afterLines="50" w:after="120"/>
              <w:rPr>
                <w:rFonts w:asciiTheme="minorEastAsia" w:hAnsiTheme="minorEastAsia"/>
              </w:rPr>
            </w:pPr>
            <w:r w:rsidRPr="004921F9">
              <w:rPr>
                <w:rFonts w:asciiTheme="minorEastAsia" w:hAnsiTheme="minorEastAsia" w:hint="eastAsia"/>
              </w:rPr>
              <w:t>選出較適合的擊球路徑</w:t>
            </w:r>
          </w:p>
        </w:tc>
      </w:tr>
      <w:tr w:rsidR="004921F9" w14:paraId="04F02BCE" w14:textId="77777777" w:rsidTr="004921F9">
        <w:trPr>
          <w:jc w:val="center"/>
        </w:trPr>
        <w:tc>
          <w:tcPr>
            <w:tcW w:w="2263" w:type="dxa"/>
            <w:shd w:val="clear" w:color="auto" w:fill="DEEAF6" w:themeFill="accent5" w:themeFillTint="33"/>
          </w:tcPr>
          <w:p w14:paraId="0368E7A6" w14:textId="5841AEE5" w:rsidR="004921F9" w:rsidRDefault="004921F9" w:rsidP="0084598A">
            <w:pPr>
              <w:spacing w:afterLines="50" w:after="120"/>
              <w:rPr>
                <w:rFonts w:asciiTheme="minorEastAsia" w:hAnsiTheme="minorEastAsia"/>
              </w:rPr>
            </w:pPr>
            <w:r w:rsidRPr="004921F9">
              <w:rPr>
                <w:rFonts w:asciiTheme="minorEastAsia" w:hAnsiTheme="minorEastAsia" w:hint="eastAsia"/>
              </w:rPr>
              <w:t>輔助結果輸出</w:t>
            </w:r>
          </w:p>
        </w:tc>
        <w:tc>
          <w:tcPr>
            <w:tcW w:w="5245" w:type="dxa"/>
          </w:tcPr>
          <w:p w14:paraId="6A8B8167" w14:textId="4259E86C" w:rsidR="004921F9" w:rsidRDefault="004921F9" w:rsidP="0084598A">
            <w:pPr>
              <w:spacing w:afterLines="50" w:after="120"/>
              <w:rPr>
                <w:rFonts w:asciiTheme="minorEastAsia" w:hAnsiTheme="minorEastAsia"/>
              </w:rPr>
            </w:pPr>
            <w:r w:rsidRPr="004921F9">
              <w:rPr>
                <w:rFonts w:asciiTheme="minorEastAsia" w:hAnsiTheme="minorEastAsia" w:hint="eastAsia"/>
              </w:rPr>
              <w:t>將建議路線顯示於前端或投影畫面</w:t>
            </w:r>
          </w:p>
        </w:tc>
      </w:tr>
    </w:tbl>
    <w:p w14:paraId="2C628D3B" w14:textId="0B12F974" w:rsidR="004921F9" w:rsidRPr="004921F9" w:rsidRDefault="004921F9" w:rsidP="004921F9">
      <w:pPr>
        <w:spacing w:beforeLines="50" w:before="120" w:afterLines="50" w:after="120"/>
        <w:rPr>
          <w:rFonts w:asciiTheme="minorEastAsia" w:hAnsiTheme="minorEastAsia"/>
          <w:b/>
          <w:bCs/>
          <w:sz w:val="28"/>
          <w:szCs w:val="28"/>
        </w:rPr>
      </w:pPr>
      <w:r w:rsidRPr="004921F9">
        <w:rPr>
          <w:rFonts w:asciiTheme="minorEastAsia" w:hAnsiTheme="minorEastAsia" w:hint="eastAsia"/>
          <w:b/>
          <w:bCs/>
          <w:sz w:val="28"/>
          <w:szCs w:val="28"/>
        </w:rPr>
        <w:t>(七) 練習、比賽與錄影</w:t>
      </w:r>
      <w:proofErr w:type="gramStart"/>
      <w:r w:rsidRPr="004921F9">
        <w:rPr>
          <w:rFonts w:asciiTheme="minorEastAsia" w:hAnsiTheme="minorEastAsia" w:hint="eastAsia"/>
          <w:b/>
          <w:bCs/>
          <w:sz w:val="28"/>
          <w:szCs w:val="28"/>
        </w:rPr>
        <w:t>回放實作</w:t>
      </w:r>
      <w:proofErr w:type="gramEnd"/>
    </w:p>
    <w:p w14:paraId="2E52DBD0" w14:textId="0183F266"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本系統除了即時影像分析與路徑輔助外，也實作練習模式、比賽模式與錄影回放功能，使系統能支援不同使用情境。練習模式主要用於擊球訓練，可依照使用者設定顯示輔助線、目標點與練習提示，協助使用者針對特定球路或擊球情境進行反覆練習。透過練習模式，使用者能在固定情境下觀察不同擊球角度與路徑變化，提升對球路判斷與母球走位的理解。</w:t>
      </w:r>
    </w:p>
    <w:p w14:paraId="3BC77FF2" w14:textId="77777777"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比賽模式則用於管理比賽流程、回合狀態、計分與賽事資訊，使系統能應用於較完整的比賽紀錄與輔助場景。在比賽過程中，系統可依照目前球局狀態保存相關資訊，並配合即時影像與分析結果，協助使用者掌握比賽進行狀況。此設計使系統不僅適用於個人訓練，也能延伸至對戰紀錄與賽後分析。</w:t>
      </w:r>
    </w:p>
    <w:p w14:paraId="6F844865" w14:textId="77777777" w:rsidR="00C5660D" w:rsidRPr="00C5660D" w:rsidRDefault="00C5660D" w:rsidP="00C5660D">
      <w:pPr>
        <w:spacing w:afterLines="50" w:after="120"/>
        <w:ind w:firstLineChars="200" w:firstLine="500"/>
        <w:rPr>
          <w:rFonts w:asciiTheme="minorEastAsia" w:hAnsiTheme="minorEastAsia"/>
        </w:rPr>
      </w:pPr>
      <w:r w:rsidRPr="00C5660D">
        <w:rPr>
          <w:rFonts w:asciiTheme="minorEastAsia" w:hAnsiTheme="minorEastAsia" w:hint="eastAsia"/>
        </w:rPr>
        <w:t>在錄影回放方面，系統可記錄練習或比賽過程，並保存影像、縮圖、metadata 與事件資料，供使用者於</w:t>
      </w:r>
      <w:proofErr w:type="gramStart"/>
      <w:r w:rsidRPr="00C5660D">
        <w:rPr>
          <w:rFonts w:asciiTheme="minorEastAsia" w:hAnsiTheme="minorEastAsia" w:hint="eastAsia"/>
        </w:rPr>
        <w:t>回放頁面</w:t>
      </w:r>
      <w:proofErr w:type="gramEnd"/>
      <w:r w:rsidRPr="00C5660D">
        <w:rPr>
          <w:rFonts w:asciiTheme="minorEastAsia" w:hAnsiTheme="minorEastAsia" w:hint="eastAsia"/>
        </w:rPr>
        <w:t>檢視。透過回放功能，使用者可回顧擊球過程、比賽狀態與系統分析結果，進一步檢討擊球選擇、路線判斷與訓練表現。相較於只依靠當下觀察，錄影</w:t>
      </w:r>
      <w:proofErr w:type="gramStart"/>
      <w:r w:rsidRPr="00C5660D">
        <w:rPr>
          <w:rFonts w:asciiTheme="minorEastAsia" w:hAnsiTheme="minorEastAsia" w:hint="eastAsia"/>
        </w:rPr>
        <w:t>回放能提供</w:t>
      </w:r>
      <w:proofErr w:type="gramEnd"/>
      <w:r w:rsidRPr="00C5660D">
        <w:rPr>
          <w:rFonts w:asciiTheme="minorEastAsia" w:hAnsiTheme="minorEastAsia" w:hint="eastAsia"/>
        </w:rPr>
        <w:t>更完整的事後檢視依據，使使用者能針對失誤球、成功球或關鍵回合進行分析。</w:t>
      </w:r>
    </w:p>
    <w:p w14:paraId="5E7DAE51" w14:textId="40DA3098" w:rsidR="00D40CB2" w:rsidRDefault="00C5660D" w:rsidP="00C5660D">
      <w:pPr>
        <w:spacing w:afterLines="50" w:after="120"/>
        <w:ind w:firstLineChars="200" w:firstLine="500"/>
        <w:rPr>
          <w:rFonts w:asciiTheme="minorEastAsia" w:hAnsiTheme="minorEastAsia"/>
        </w:rPr>
      </w:pPr>
      <w:proofErr w:type="gramStart"/>
      <w:r w:rsidRPr="00C5660D">
        <w:rPr>
          <w:rFonts w:asciiTheme="minorEastAsia" w:hAnsiTheme="minorEastAsia" w:hint="eastAsia"/>
        </w:rPr>
        <w:lastRenderedPageBreak/>
        <w:t>此外，</w:t>
      </w:r>
      <w:proofErr w:type="gramEnd"/>
      <w:r w:rsidRPr="00C5660D">
        <w:rPr>
          <w:rFonts w:asciiTheme="minorEastAsia" w:hAnsiTheme="minorEastAsia" w:hint="eastAsia"/>
        </w:rPr>
        <w:t>練習、比賽與回放功能彼此可形成完整的訓練流程。使用者可先在練習模式中針對特定球型進行訓練，再於比賽模式中套用所學策略，最後透過回放功能檢視實際表現。錄影與事件資料也可作為統計分析與手機端數據看板的資料來源，讓使用者能持續追蹤訓練成果。此流程有助於將即時輔助結果轉化為可累積的訓練紀錄，提升系統在長期學習與技術改善上的應用價值。練習、比賽與錄影回放功能如 Table 8 所示。</w:t>
      </w:r>
      <w:r w:rsidR="00D40CB2">
        <w:rPr>
          <w:rFonts w:asciiTheme="minorEastAsia" w:hAnsiTheme="minorEastAsia" w:hint="eastAsia"/>
        </w:rPr>
        <w:t xml:space="preserve">  </w:t>
      </w:r>
    </w:p>
    <w:p w14:paraId="4CE13B65" w14:textId="5CEBD600" w:rsidR="006D5B84" w:rsidRPr="006D5B84" w:rsidRDefault="006D5B84" w:rsidP="00D40CB2">
      <w:pPr>
        <w:spacing w:afterLines="50" w:after="120"/>
        <w:jc w:val="center"/>
        <w:rPr>
          <w:rFonts w:asciiTheme="minorEastAsia" w:hAnsiTheme="minorEastAsia"/>
          <w:sz w:val="20"/>
          <w:szCs w:val="20"/>
        </w:rPr>
      </w:pPr>
      <w:r w:rsidRPr="006D5B84">
        <w:rPr>
          <w:rFonts w:asciiTheme="minorEastAsia" w:hAnsiTheme="minorEastAsia" w:hint="eastAsia"/>
          <w:sz w:val="20"/>
          <w:szCs w:val="20"/>
        </w:rPr>
        <w:t xml:space="preserve">Table </w:t>
      </w:r>
      <w:r w:rsidR="00B33C07">
        <w:rPr>
          <w:rFonts w:asciiTheme="minorEastAsia" w:hAnsiTheme="minorEastAsia" w:hint="eastAsia"/>
          <w:sz w:val="20"/>
          <w:szCs w:val="20"/>
        </w:rPr>
        <w:t>8</w:t>
      </w:r>
      <w:r w:rsidRPr="006D5B84">
        <w:rPr>
          <w:rFonts w:asciiTheme="minorEastAsia" w:hAnsiTheme="minorEastAsia" w:hint="eastAsia"/>
          <w:sz w:val="20"/>
          <w:szCs w:val="20"/>
        </w:rPr>
        <w:t xml:space="preserve"> 練習、比賽與錄影回放功能表</w:t>
      </w:r>
    </w:p>
    <w:tbl>
      <w:tblPr>
        <w:tblStyle w:val="ad"/>
        <w:tblW w:w="0" w:type="auto"/>
        <w:jc w:val="center"/>
        <w:tblLook w:val="04A0" w:firstRow="1" w:lastRow="0" w:firstColumn="1" w:lastColumn="0" w:noHBand="0" w:noVBand="1"/>
      </w:tblPr>
      <w:tblGrid>
        <w:gridCol w:w="1838"/>
        <w:gridCol w:w="6312"/>
      </w:tblGrid>
      <w:tr w:rsidR="004921F9" w14:paraId="4333555E" w14:textId="77777777" w:rsidTr="00C212DD">
        <w:trPr>
          <w:jc w:val="center"/>
        </w:trPr>
        <w:tc>
          <w:tcPr>
            <w:tcW w:w="1838" w:type="dxa"/>
            <w:shd w:val="clear" w:color="auto" w:fill="9CC2E5" w:themeFill="accent5" w:themeFillTint="99"/>
          </w:tcPr>
          <w:p w14:paraId="0B262999" w14:textId="43DD846D" w:rsidR="004921F9" w:rsidRPr="006D5B84" w:rsidRDefault="006D5B84" w:rsidP="004921F9">
            <w:pPr>
              <w:spacing w:afterLines="50" w:after="120"/>
              <w:rPr>
                <w:rFonts w:asciiTheme="minorEastAsia" w:hAnsiTheme="minorEastAsia"/>
              </w:rPr>
            </w:pPr>
            <w:r w:rsidRPr="006D5B84">
              <w:rPr>
                <w:rFonts w:asciiTheme="minorEastAsia" w:hAnsiTheme="minorEastAsia"/>
              </w:rPr>
              <w:t>功能項目</w:t>
            </w:r>
          </w:p>
        </w:tc>
        <w:tc>
          <w:tcPr>
            <w:tcW w:w="6312" w:type="dxa"/>
            <w:shd w:val="clear" w:color="auto" w:fill="9CC2E5" w:themeFill="accent5" w:themeFillTint="99"/>
          </w:tcPr>
          <w:p w14:paraId="5216792B" w14:textId="75FB5021" w:rsidR="004921F9" w:rsidRDefault="006D5B84" w:rsidP="004921F9">
            <w:pPr>
              <w:spacing w:afterLines="50" w:after="120"/>
              <w:rPr>
                <w:rFonts w:asciiTheme="minorEastAsia" w:hAnsiTheme="minorEastAsia"/>
              </w:rPr>
            </w:pPr>
            <w:r w:rsidRPr="006D5B84">
              <w:rPr>
                <w:rFonts w:asciiTheme="minorEastAsia" w:hAnsiTheme="minorEastAsia" w:hint="eastAsia"/>
              </w:rPr>
              <w:t>實作內容</w:t>
            </w:r>
          </w:p>
        </w:tc>
      </w:tr>
      <w:tr w:rsidR="004921F9" w14:paraId="71F71679" w14:textId="77777777" w:rsidTr="00C212DD">
        <w:trPr>
          <w:jc w:val="center"/>
        </w:trPr>
        <w:tc>
          <w:tcPr>
            <w:tcW w:w="1838" w:type="dxa"/>
            <w:shd w:val="clear" w:color="auto" w:fill="DEEAF6" w:themeFill="accent5" w:themeFillTint="33"/>
          </w:tcPr>
          <w:p w14:paraId="235EBC76" w14:textId="2D196F0B" w:rsidR="004921F9" w:rsidRDefault="006D5B84" w:rsidP="004921F9">
            <w:pPr>
              <w:spacing w:afterLines="50" w:after="120"/>
              <w:rPr>
                <w:rFonts w:asciiTheme="minorEastAsia" w:hAnsiTheme="minorEastAsia"/>
              </w:rPr>
            </w:pPr>
            <w:r w:rsidRPr="006D5B84">
              <w:rPr>
                <w:rFonts w:asciiTheme="minorEastAsia" w:hAnsiTheme="minorEastAsia" w:hint="eastAsia"/>
              </w:rPr>
              <w:t>練習模式</w:t>
            </w:r>
          </w:p>
        </w:tc>
        <w:tc>
          <w:tcPr>
            <w:tcW w:w="6312" w:type="dxa"/>
          </w:tcPr>
          <w:p w14:paraId="0470AF05" w14:textId="31F8BF71" w:rsidR="004921F9" w:rsidRDefault="006D5B84" w:rsidP="004921F9">
            <w:pPr>
              <w:spacing w:afterLines="50" w:after="120"/>
              <w:rPr>
                <w:rFonts w:asciiTheme="minorEastAsia" w:hAnsiTheme="minorEastAsia"/>
              </w:rPr>
            </w:pPr>
            <w:r w:rsidRPr="006D5B84">
              <w:rPr>
                <w:rFonts w:asciiTheme="minorEastAsia" w:hAnsiTheme="minorEastAsia" w:hint="eastAsia"/>
              </w:rPr>
              <w:t>顯示輔助線、目標點與練習提示</w:t>
            </w:r>
          </w:p>
        </w:tc>
      </w:tr>
      <w:tr w:rsidR="004921F9" w14:paraId="09255E9C" w14:textId="77777777" w:rsidTr="00C212DD">
        <w:trPr>
          <w:jc w:val="center"/>
        </w:trPr>
        <w:tc>
          <w:tcPr>
            <w:tcW w:w="1838" w:type="dxa"/>
            <w:shd w:val="clear" w:color="auto" w:fill="DEEAF6" w:themeFill="accent5" w:themeFillTint="33"/>
          </w:tcPr>
          <w:p w14:paraId="2F2620FC" w14:textId="20C4A5E4" w:rsidR="004921F9" w:rsidRDefault="006D5B84" w:rsidP="004921F9">
            <w:pPr>
              <w:spacing w:afterLines="50" w:after="120"/>
              <w:rPr>
                <w:rFonts w:asciiTheme="minorEastAsia" w:hAnsiTheme="minorEastAsia"/>
              </w:rPr>
            </w:pPr>
            <w:r w:rsidRPr="006D5B84">
              <w:rPr>
                <w:rFonts w:asciiTheme="minorEastAsia" w:hAnsiTheme="minorEastAsia" w:hint="eastAsia"/>
              </w:rPr>
              <w:t>球型練習</w:t>
            </w:r>
          </w:p>
        </w:tc>
        <w:tc>
          <w:tcPr>
            <w:tcW w:w="6312" w:type="dxa"/>
          </w:tcPr>
          <w:p w14:paraId="64CC354B" w14:textId="0B83F187" w:rsidR="004921F9" w:rsidRDefault="006D5B84" w:rsidP="004921F9">
            <w:pPr>
              <w:spacing w:afterLines="50" w:after="120"/>
              <w:rPr>
                <w:rFonts w:asciiTheme="minorEastAsia" w:hAnsiTheme="minorEastAsia"/>
              </w:rPr>
            </w:pPr>
            <w:r w:rsidRPr="006D5B84">
              <w:rPr>
                <w:rFonts w:asciiTheme="minorEastAsia" w:hAnsiTheme="minorEastAsia" w:hint="eastAsia"/>
              </w:rPr>
              <w:t>提供指定球型或目標位置練習</w:t>
            </w:r>
          </w:p>
        </w:tc>
      </w:tr>
      <w:tr w:rsidR="004921F9" w14:paraId="71CA65AB" w14:textId="77777777" w:rsidTr="00C212DD">
        <w:trPr>
          <w:jc w:val="center"/>
        </w:trPr>
        <w:tc>
          <w:tcPr>
            <w:tcW w:w="1838" w:type="dxa"/>
            <w:shd w:val="clear" w:color="auto" w:fill="DEEAF6" w:themeFill="accent5" w:themeFillTint="33"/>
          </w:tcPr>
          <w:p w14:paraId="79AB2A69" w14:textId="26FEB9A8" w:rsidR="004921F9" w:rsidRDefault="006D5B84" w:rsidP="004921F9">
            <w:pPr>
              <w:spacing w:afterLines="50" w:after="120"/>
              <w:rPr>
                <w:rFonts w:asciiTheme="minorEastAsia" w:hAnsiTheme="minorEastAsia"/>
              </w:rPr>
            </w:pPr>
            <w:r w:rsidRPr="006D5B84">
              <w:rPr>
                <w:rFonts w:asciiTheme="minorEastAsia" w:hAnsiTheme="minorEastAsia" w:hint="eastAsia"/>
              </w:rPr>
              <w:t>比賽模式</w:t>
            </w:r>
          </w:p>
        </w:tc>
        <w:tc>
          <w:tcPr>
            <w:tcW w:w="6312" w:type="dxa"/>
          </w:tcPr>
          <w:p w14:paraId="3686F0A3" w14:textId="6C1673B7" w:rsidR="004921F9" w:rsidRDefault="006D5B84" w:rsidP="004921F9">
            <w:pPr>
              <w:spacing w:afterLines="50" w:after="120"/>
              <w:rPr>
                <w:rFonts w:asciiTheme="minorEastAsia" w:hAnsiTheme="minorEastAsia"/>
              </w:rPr>
            </w:pPr>
            <w:r w:rsidRPr="006D5B84">
              <w:rPr>
                <w:rFonts w:asciiTheme="minorEastAsia" w:hAnsiTheme="minorEastAsia" w:hint="eastAsia"/>
              </w:rPr>
              <w:t>管理比賽流程、回合狀態與計分資訊</w:t>
            </w:r>
          </w:p>
        </w:tc>
      </w:tr>
      <w:tr w:rsidR="004921F9" w14:paraId="078B8FA7" w14:textId="77777777" w:rsidTr="00C212DD">
        <w:trPr>
          <w:jc w:val="center"/>
        </w:trPr>
        <w:tc>
          <w:tcPr>
            <w:tcW w:w="1838" w:type="dxa"/>
            <w:shd w:val="clear" w:color="auto" w:fill="DEEAF6" w:themeFill="accent5" w:themeFillTint="33"/>
          </w:tcPr>
          <w:p w14:paraId="7CAB43C2" w14:textId="505F4D03" w:rsidR="004921F9" w:rsidRDefault="006D5B84" w:rsidP="004921F9">
            <w:pPr>
              <w:spacing w:afterLines="50" w:after="120"/>
              <w:rPr>
                <w:rFonts w:asciiTheme="minorEastAsia" w:hAnsiTheme="minorEastAsia"/>
              </w:rPr>
            </w:pPr>
            <w:r w:rsidRPr="006D5B84">
              <w:rPr>
                <w:rFonts w:asciiTheme="minorEastAsia" w:hAnsiTheme="minorEastAsia" w:hint="eastAsia"/>
              </w:rPr>
              <w:t>錄影功能</w:t>
            </w:r>
          </w:p>
        </w:tc>
        <w:tc>
          <w:tcPr>
            <w:tcW w:w="6312" w:type="dxa"/>
          </w:tcPr>
          <w:p w14:paraId="51536662" w14:textId="06B7C559" w:rsidR="004921F9" w:rsidRDefault="006D5B84" w:rsidP="004921F9">
            <w:pPr>
              <w:spacing w:afterLines="50" w:after="120"/>
              <w:rPr>
                <w:rFonts w:asciiTheme="minorEastAsia" w:hAnsiTheme="minorEastAsia"/>
              </w:rPr>
            </w:pPr>
            <w:r w:rsidRPr="006D5B84">
              <w:rPr>
                <w:rFonts w:asciiTheme="minorEastAsia" w:hAnsiTheme="minorEastAsia" w:hint="eastAsia"/>
              </w:rPr>
              <w:t>記錄練習或比賽過程</w:t>
            </w:r>
          </w:p>
        </w:tc>
      </w:tr>
      <w:tr w:rsidR="004921F9" w14:paraId="5159E3B8" w14:textId="77777777" w:rsidTr="00C212DD">
        <w:trPr>
          <w:jc w:val="center"/>
        </w:trPr>
        <w:tc>
          <w:tcPr>
            <w:tcW w:w="1838" w:type="dxa"/>
            <w:shd w:val="clear" w:color="auto" w:fill="DEEAF6" w:themeFill="accent5" w:themeFillTint="33"/>
          </w:tcPr>
          <w:p w14:paraId="1012A92D" w14:textId="2578326A" w:rsidR="004921F9" w:rsidRDefault="006D5B84" w:rsidP="004921F9">
            <w:pPr>
              <w:spacing w:afterLines="50" w:after="120"/>
              <w:rPr>
                <w:rFonts w:asciiTheme="minorEastAsia" w:hAnsiTheme="minorEastAsia"/>
              </w:rPr>
            </w:pPr>
            <w:r w:rsidRPr="006D5B84">
              <w:rPr>
                <w:rFonts w:asciiTheme="minorEastAsia" w:hAnsiTheme="minorEastAsia"/>
              </w:rPr>
              <w:t>事件紀錄</w:t>
            </w:r>
          </w:p>
        </w:tc>
        <w:tc>
          <w:tcPr>
            <w:tcW w:w="6312" w:type="dxa"/>
          </w:tcPr>
          <w:p w14:paraId="36F0DCF8" w14:textId="1DBBFC4A" w:rsidR="004921F9" w:rsidRPr="006D5B84" w:rsidRDefault="006D5B84" w:rsidP="004921F9">
            <w:pPr>
              <w:spacing w:afterLines="50" w:after="120"/>
              <w:rPr>
                <w:rFonts w:asciiTheme="minorEastAsia" w:hAnsiTheme="minorEastAsia"/>
              </w:rPr>
            </w:pPr>
            <w:r w:rsidRPr="006D5B84">
              <w:rPr>
                <w:rFonts w:asciiTheme="minorEastAsia" w:hAnsiTheme="minorEastAsia" w:hint="eastAsia"/>
              </w:rPr>
              <w:t>保存擊球、回合或比賽事件資料</w:t>
            </w:r>
          </w:p>
        </w:tc>
      </w:tr>
      <w:tr w:rsidR="004921F9" w14:paraId="0CC79239" w14:textId="77777777" w:rsidTr="00C212DD">
        <w:trPr>
          <w:jc w:val="center"/>
        </w:trPr>
        <w:tc>
          <w:tcPr>
            <w:tcW w:w="1838" w:type="dxa"/>
            <w:shd w:val="clear" w:color="auto" w:fill="DEEAF6" w:themeFill="accent5" w:themeFillTint="33"/>
          </w:tcPr>
          <w:p w14:paraId="0081EA95" w14:textId="374A6605" w:rsidR="004921F9" w:rsidRDefault="006D5B84" w:rsidP="004921F9">
            <w:pPr>
              <w:spacing w:afterLines="50" w:after="120"/>
              <w:rPr>
                <w:rFonts w:asciiTheme="minorEastAsia" w:hAnsiTheme="minorEastAsia"/>
              </w:rPr>
            </w:pPr>
            <w:r w:rsidRPr="006D5B84">
              <w:rPr>
                <w:rFonts w:asciiTheme="minorEastAsia" w:hAnsiTheme="minorEastAsia"/>
              </w:rPr>
              <w:t>回放功能</w:t>
            </w:r>
          </w:p>
        </w:tc>
        <w:tc>
          <w:tcPr>
            <w:tcW w:w="6312" w:type="dxa"/>
          </w:tcPr>
          <w:p w14:paraId="1310F65A" w14:textId="3F34BD2F" w:rsidR="004921F9" w:rsidRDefault="006D5B84" w:rsidP="004921F9">
            <w:pPr>
              <w:spacing w:afterLines="50" w:after="120"/>
              <w:rPr>
                <w:rFonts w:asciiTheme="minorEastAsia" w:hAnsiTheme="minorEastAsia"/>
              </w:rPr>
            </w:pPr>
            <w:r w:rsidRPr="006D5B84">
              <w:rPr>
                <w:rFonts w:asciiTheme="minorEastAsia" w:hAnsiTheme="minorEastAsia" w:hint="eastAsia"/>
              </w:rPr>
              <w:t>檢視歷史影像、事件與分析資料</w:t>
            </w:r>
          </w:p>
        </w:tc>
      </w:tr>
      <w:tr w:rsidR="00C5660D" w14:paraId="60AF0F18" w14:textId="77777777" w:rsidTr="00C212DD">
        <w:trPr>
          <w:jc w:val="center"/>
        </w:trPr>
        <w:tc>
          <w:tcPr>
            <w:tcW w:w="1838" w:type="dxa"/>
            <w:shd w:val="clear" w:color="auto" w:fill="DEEAF6" w:themeFill="accent5" w:themeFillTint="33"/>
          </w:tcPr>
          <w:p w14:paraId="07F362DF" w14:textId="32885444" w:rsidR="00C5660D" w:rsidRPr="006D5B84" w:rsidRDefault="00C5660D" w:rsidP="004921F9">
            <w:pPr>
              <w:spacing w:afterLines="50" w:after="120"/>
              <w:rPr>
                <w:rFonts w:asciiTheme="minorEastAsia" w:hAnsiTheme="minorEastAsia"/>
              </w:rPr>
            </w:pPr>
            <w:r w:rsidRPr="00C5660D">
              <w:rPr>
                <w:rFonts w:asciiTheme="minorEastAsia" w:hAnsiTheme="minorEastAsia" w:hint="eastAsia"/>
              </w:rPr>
              <w:t>統計分析</w:t>
            </w:r>
          </w:p>
        </w:tc>
        <w:tc>
          <w:tcPr>
            <w:tcW w:w="6312" w:type="dxa"/>
          </w:tcPr>
          <w:p w14:paraId="1F24C53A" w14:textId="4291754A" w:rsidR="00C5660D" w:rsidRPr="006D5B84" w:rsidRDefault="00C5660D" w:rsidP="004921F9">
            <w:pPr>
              <w:spacing w:afterLines="50" w:after="120"/>
              <w:rPr>
                <w:rFonts w:asciiTheme="minorEastAsia" w:hAnsiTheme="minorEastAsia"/>
              </w:rPr>
            </w:pPr>
            <w:r w:rsidRPr="00C5660D">
              <w:rPr>
                <w:rFonts w:asciiTheme="minorEastAsia" w:hAnsiTheme="minorEastAsia" w:hint="eastAsia"/>
              </w:rPr>
              <w:t>整理練習與比賽資料，提供檢視與手機端數據看板使用</w:t>
            </w:r>
          </w:p>
        </w:tc>
      </w:tr>
    </w:tbl>
    <w:p w14:paraId="5620C6B0" w14:textId="5A017C25" w:rsidR="00300930" w:rsidRPr="00300930" w:rsidRDefault="00300930" w:rsidP="00D40CB2">
      <w:pPr>
        <w:spacing w:beforeLines="50" w:before="120" w:afterLines="50" w:after="120"/>
        <w:rPr>
          <w:rFonts w:asciiTheme="minorEastAsia" w:hAnsiTheme="minorEastAsia"/>
          <w:b/>
          <w:bCs/>
          <w:sz w:val="28"/>
          <w:szCs w:val="28"/>
        </w:rPr>
      </w:pPr>
      <w:r w:rsidRPr="00300930">
        <w:rPr>
          <w:rFonts w:asciiTheme="minorEastAsia" w:hAnsiTheme="minorEastAsia" w:hint="eastAsia"/>
          <w:b/>
          <w:bCs/>
          <w:sz w:val="28"/>
          <w:szCs w:val="28"/>
        </w:rPr>
        <w:t>(八) AI Coach 輔助功能實作</w:t>
      </w:r>
    </w:p>
    <w:p w14:paraId="42B051B6" w14:textId="65BED96F" w:rsidR="00C212DD" w:rsidRPr="00C212DD" w:rsidRDefault="00C212DD" w:rsidP="0071136D">
      <w:pPr>
        <w:spacing w:afterLines="50" w:after="120"/>
        <w:ind w:firstLineChars="200" w:firstLine="500"/>
        <w:rPr>
          <w:rFonts w:asciiTheme="minorEastAsia" w:hAnsiTheme="minorEastAsia"/>
        </w:rPr>
      </w:pPr>
      <w:r w:rsidRPr="00C212DD">
        <w:rPr>
          <w:rFonts w:asciiTheme="minorEastAsia" w:hAnsiTheme="minorEastAsia" w:hint="eastAsia"/>
        </w:rPr>
        <w:t>本系統實作 AI Coach 輔助功能，作為即時分析結果之外的策略建議模組。不同於單純顯示球體偵測框或路徑輔助線，AI Coach 的主要目標是將系統分析得到的資料轉換為使用者較容易理解的文字建議，使使用者能知道目前球局適合採取何種擊球策略，以及需要注意哪些風險。</w:t>
      </w:r>
    </w:p>
    <w:p w14:paraId="013B8A43" w14:textId="77777777" w:rsidR="00C212DD" w:rsidRPr="00C212DD" w:rsidRDefault="00C212DD" w:rsidP="00C212DD">
      <w:pPr>
        <w:spacing w:afterLines="50" w:after="120"/>
        <w:ind w:firstLineChars="200" w:firstLine="500"/>
        <w:rPr>
          <w:rFonts w:asciiTheme="minorEastAsia" w:hAnsiTheme="minorEastAsia"/>
        </w:rPr>
      </w:pPr>
      <w:r w:rsidRPr="00C212DD">
        <w:rPr>
          <w:rFonts w:asciiTheme="minorEastAsia" w:hAnsiTheme="minorEastAsia" w:hint="eastAsia"/>
        </w:rPr>
        <w:t>在資料整合方面，系統會根據目前球桌狀態、球體位置、路徑規劃結果、候選擊球路線、比賽或練習情境等資訊，整理成可供 AI Coach 使用的分析資料。AI Coach 會依據這些資料產生擊球策略、路線建議、風險提醒或訓練改善方向。例如，當系統判斷某條路線角度較大或容易受到障礙球影響時，AI Coach 可進一步以文字方式提醒使用者該路線的難度，並建議較穩定的擊球選擇。</w:t>
      </w:r>
    </w:p>
    <w:p w14:paraId="6433E954" w14:textId="77777777" w:rsidR="00C212DD" w:rsidRPr="00C212DD" w:rsidRDefault="00C212DD" w:rsidP="00C212DD">
      <w:pPr>
        <w:spacing w:afterLines="50" w:after="120"/>
        <w:ind w:firstLineChars="200" w:firstLine="500"/>
        <w:rPr>
          <w:rFonts w:asciiTheme="minorEastAsia" w:hAnsiTheme="minorEastAsia"/>
        </w:rPr>
      </w:pPr>
      <w:r w:rsidRPr="00C212DD">
        <w:rPr>
          <w:rFonts w:asciiTheme="minorEastAsia" w:hAnsiTheme="minorEastAsia" w:hint="eastAsia"/>
        </w:rPr>
        <w:t>AI Coach 功能主要透過桌面端或手機端聊天介面與後端 API 進行互動。使用者可在桌面端介面中查看系統主動提供的策略建議，也可透過手機端 AI 教練聊天室詢問擊球選擇、路線判斷、練習方向或目前數據狀況。後端會接收使用者問題、對話紀錄與系統分析資料，並將 AI Coach 產生的回覆傳回聊天介面。透過聊天式互動，系統不再只是被動呈現分析結果，而是能以較接近教練指導的方式回應使用者需求。</w:t>
      </w:r>
    </w:p>
    <w:p w14:paraId="5291FBE3" w14:textId="368B362D" w:rsidR="00D40CB2" w:rsidRDefault="00C212DD" w:rsidP="00C212DD">
      <w:pPr>
        <w:spacing w:afterLines="50" w:after="120"/>
        <w:ind w:firstLineChars="200" w:firstLine="500"/>
        <w:rPr>
          <w:rFonts w:asciiTheme="minorEastAsia" w:hAnsiTheme="minorEastAsia"/>
          <w:sz w:val="20"/>
          <w:szCs w:val="20"/>
        </w:rPr>
      </w:pPr>
      <w:proofErr w:type="gramStart"/>
      <w:r w:rsidRPr="00C212DD">
        <w:rPr>
          <w:rFonts w:asciiTheme="minorEastAsia" w:hAnsiTheme="minorEastAsia" w:hint="eastAsia"/>
        </w:rPr>
        <w:t>此外，</w:t>
      </w:r>
      <w:proofErr w:type="gramEnd"/>
      <w:r w:rsidRPr="00C212DD">
        <w:rPr>
          <w:rFonts w:asciiTheme="minorEastAsia" w:hAnsiTheme="minorEastAsia" w:hint="eastAsia"/>
        </w:rPr>
        <w:t>AI Coach 可與即時偵測、路徑規劃、錄影回放、統計分析與手機端數據看板等功能結合，形成更完整的訓練輔助流程。在即時練習時，AI Coach 可根據目前球桌狀態提供擊球建議；在回放檢視時，則可協助使用者理解過去擊球選擇的優缺點；在手機端使用時，也可依據使用者數據提供練習改善方向。此功能使本系統不僅具備視覺化輔助能力，也具備策略說明與學習引導能力，是本專題相較於單純影像辨識系統的重要特色之</w:t>
      </w:r>
      <w:proofErr w:type="gramStart"/>
      <w:r w:rsidRPr="00C212DD">
        <w:rPr>
          <w:rFonts w:asciiTheme="minorEastAsia" w:hAnsiTheme="minorEastAsia" w:hint="eastAsia"/>
        </w:rPr>
        <w:t>一</w:t>
      </w:r>
      <w:proofErr w:type="gramEnd"/>
      <w:r w:rsidRPr="00C212DD">
        <w:rPr>
          <w:rFonts w:asciiTheme="minorEastAsia" w:hAnsiTheme="minorEastAsia" w:hint="eastAsia"/>
        </w:rPr>
        <w:t>。AI Coach 輔助功能如 Table 9 所示。</w:t>
      </w:r>
      <w:r w:rsidR="00D40CB2">
        <w:rPr>
          <w:rFonts w:asciiTheme="minorEastAsia" w:hAnsiTheme="minorEastAsia"/>
          <w:sz w:val="20"/>
          <w:szCs w:val="20"/>
        </w:rPr>
        <w:br w:type="page"/>
      </w:r>
    </w:p>
    <w:p w14:paraId="319D766C" w14:textId="1AD75985" w:rsidR="00300930" w:rsidRDefault="00300930" w:rsidP="00300930">
      <w:pPr>
        <w:spacing w:afterLines="50" w:after="120"/>
        <w:jc w:val="center"/>
        <w:rPr>
          <w:rFonts w:asciiTheme="minorEastAsia" w:hAnsiTheme="minorEastAsia"/>
          <w:sz w:val="20"/>
          <w:szCs w:val="20"/>
        </w:rPr>
      </w:pPr>
      <w:r w:rsidRPr="00300930">
        <w:rPr>
          <w:rFonts w:asciiTheme="minorEastAsia" w:hAnsiTheme="minorEastAsia" w:hint="eastAsia"/>
          <w:sz w:val="20"/>
          <w:szCs w:val="20"/>
        </w:rPr>
        <w:lastRenderedPageBreak/>
        <w:t xml:space="preserve">Table </w:t>
      </w:r>
      <w:r w:rsidR="00B33C07">
        <w:rPr>
          <w:rFonts w:asciiTheme="minorEastAsia" w:hAnsiTheme="minorEastAsia" w:hint="eastAsia"/>
          <w:sz w:val="20"/>
          <w:szCs w:val="20"/>
        </w:rPr>
        <w:t>9</w:t>
      </w:r>
      <w:r w:rsidRPr="00300930">
        <w:rPr>
          <w:rFonts w:asciiTheme="minorEastAsia" w:hAnsiTheme="minorEastAsia" w:hint="eastAsia"/>
          <w:sz w:val="20"/>
          <w:szCs w:val="20"/>
        </w:rPr>
        <w:t xml:space="preserve"> AI Coach 輔助功能表</w:t>
      </w:r>
    </w:p>
    <w:tbl>
      <w:tblPr>
        <w:tblStyle w:val="ad"/>
        <w:tblW w:w="0" w:type="auto"/>
        <w:jc w:val="center"/>
        <w:tblLook w:val="04A0" w:firstRow="1" w:lastRow="0" w:firstColumn="1" w:lastColumn="0" w:noHBand="0" w:noVBand="1"/>
      </w:tblPr>
      <w:tblGrid>
        <w:gridCol w:w="1980"/>
        <w:gridCol w:w="5604"/>
      </w:tblGrid>
      <w:tr w:rsidR="00300930" w14:paraId="2418E270" w14:textId="77777777" w:rsidTr="00D466D8">
        <w:trPr>
          <w:jc w:val="center"/>
        </w:trPr>
        <w:tc>
          <w:tcPr>
            <w:tcW w:w="1980" w:type="dxa"/>
            <w:shd w:val="clear" w:color="auto" w:fill="9CC2E5" w:themeFill="accent5" w:themeFillTint="99"/>
          </w:tcPr>
          <w:p w14:paraId="22869829" w14:textId="1BF14A24"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功能項目</w:t>
            </w:r>
          </w:p>
        </w:tc>
        <w:tc>
          <w:tcPr>
            <w:tcW w:w="5604" w:type="dxa"/>
            <w:shd w:val="clear" w:color="auto" w:fill="9CC2E5" w:themeFill="accent5" w:themeFillTint="99"/>
          </w:tcPr>
          <w:p w14:paraId="208832FD" w14:textId="03198A63"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實作內容</w:t>
            </w:r>
          </w:p>
        </w:tc>
      </w:tr>
      <w:tr w:rsidR="00300930" w14:paraId="07A491BC" w14:textId="77777777" w:rsidTr="00D466D8">
        <w:trPr>
          <w:jc w:val="center"/>
        </w:trPr>
        <w:tc>
          <w:tcPr>
            <w:tcW w:w="1980" w:type="dxa"/>
            <w:shd w:val="clear" w:color="auto" w:fill="DEEAF6" w:themeFill="accent5" w:themeFillTint="33"/>
          </w:tcPr>
          <w:p w14:paraId="69B3A3F3" w14:textId="7296D1D6"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球桌狀態整理</w:t>
            </w:r>
          </w:p>
        </w:tc>
        <w:tc>
          <w:tcPr>
            <w:tcW w:w="5604" w:type="dxa"/>
          </w:tcPr>
          <w:p w14:paraId="2BA58323" w14:textId="55AB151E"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整合球體位置、路徑規劃與系統分析資料</w:t>
            </w:r>
          </w:p>
        </w:tc>
      </w:tr>
      <w:tr w:rsidR="00300930" w14:paraId="5EF0E8AC" w14:textId="77777777" w:rsidTr="00D466D8">
        <w:trPr>
          <w:jc w:val="center"/>
        </w:trPr>
        <w:tc>
          <w:tcPr>
            <w:tcW w:w="1980" w:type="dxa"/>
            <w:shd w:val="clear" w:color="auto" w:fill="DEEAF6" w:themeFill="accent5" w:themeFillTint="33"/>
          </w:tcPr>
          <w:p w14:paraId="4F779FBB" w14:textId="181BBAF9"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策略建議</w:t>
            </w:r>
          </w:p>
        </w:tc>
        <w:tc>
          <w:tcPr>
            <w:tcW w:w="5604" w:type="dxa"/>
          </w:tcPr>
          <w:p w14:paraId="3B3798E2" w14:textId="7915F2F1"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根據目前球局提供擊球路線或策略方向</w:t>
            </w:r>
          </w:p>
        </w:tc>
      </w:tr>
      <w:tr w:rsidR="00300930" w14:paraId="3C0ECFA4" w14:textId="77777777" w:rsidTr="00D466D8">
        <w:trPr>
          <w:jc w:val="center"/>
        </w:trPr>
        <w:tc>
          <w:tcPr>
            <w:tcW w:w="1980" w:type="dxa"/>
            <w:shd w:val="clear" w:color="auto" w:fill="DEEAF6" w:themeFill="accent5" w:themeFillTint="33"/>
          </w:tcPr>
          <w:p w14:paraId="5B1AEEC4" w14:textId="0E363844"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擊球評估</w:t>
            </w:r>
          </w:p>
        </w:tc>
        <w:tc>
          <w:tcPr>
            <w:tcW w:w="5604" w:type="dxa"/>
          </w:tcPr>
          <w:p w14:paraId="3346BEB4" w14:textId="62E87D7D"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分析擊球選擇與可能風險</w:t>
            </w:r>
          </w:p>
        </w:tc>
      </w:tr>
      <w:tr w:rsidR="00300930" w14:paraId="45A677CC" w14:textId="77777777" w:rsidTr="00D466D8">
        <w:trPr>
          <w:jc w:val="center"/>
        </w:trPr>
        <w:tc>
          <w:tcPr>
            <w:tcW w:w="1980" w:type="dxa"/>
            <w:shd w:val="clear" w:color="auto" w:fill="DEEAF6" w:themeFill="accent5" w:themeFillTint="33"/>
          </w:tcPr>
          <w:p w14:paraId="1F408EA9" w14:textId="6128F8CC"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對話介面</w:t>
            </w:r>
          </w:p>
        </w:tc>
        <w:tc>
          <w:tcPr>
            <w:tcW w:w="5604" w:type="dxa"/>
          </w:tcPr>
          <w:p w14:paraId="0AADB932" w14:textId="2174A6CC" w:rsidR="00300930" w:rsidRPr="00D466D8" w:rsidRDefault="00C212DD" w:rsidP="00300930">
            <w:pPr>
              <w:spacing w:afterLines="50" w:after="120"/>
              <w:rPr>
                <w:rFonts w:asciiTheme="minorEastAsia" w:hAnsiTheme="minorEastAsia"/>
              </w:rPr>
            </w:pPr>
            <w:r w:rsidRPr="00D466D8">
              <w:rPr>
                <w:rFonts w:asciiTheme="minorEastAsia" w:hAnsiTheme="minorEastAsia" w:hint="eastAsia"/>
              </w:rPr>
              <w:t>透過桌面端與手機端聊天介面與使用者互動</w:t>
            </w:r>
          </w:p>
        </w:tc>
      </w:tr>
      <w:tr w:rsidR="00300930" w14:paraId="6F0D1B3C" w14:textId="77777777" w:rsidTr="00D466D8">
        <w:trPr>
          <w:jc w:val="center"/>
        </w:trPr>
        <w:tc>
          <w:tcPr>
            <w:tcW w:w="1980" w:type="dxa"/>
            <w:shd w:val="clear" w:color="auto" w:fill="DEEAF6" w:themeFill="accent5" w:themeFillTint="33"/>
          </w:tcPr>
          <w:p w14:paraId="1E4EB5A3" w14:textId="67DD2723" w:rsidR="00300930" w:rsidRPr="00D466D8" w:rsidRDefault="00300930" w:rsidP="00300930">
            <w:pPr>
              <w:spacing w:afterLines="50" w:after="120"/>
              <w:rPr>
                <w:rFonts w:asciiTheme="minorEastAsia" w:hAnsiTheme="minorEastAsia"/>
              </w:rPr>
            </w:pPr>
            <w:r w:rsidRPr="00D466D8">
              <w:rPr>
                <w:rFonts w:asciiTheme="minorEastAsia" w:hAnsiTheme="minorEastAsia" w:hint="eastAsia"/>
              </w:rPr>
              <w:t>後端 API</w:t>
            </w:r>
          </w:p>
        </w:tc>
        <w:tc>
          <w:tcPr>
            <w:tcW w:w="5604" w:type="dxa"/>
          </w:tcPr>
          <w:p w14:paraId="4C9AF09A" w14:textId="1AC9F996" w:rsidR="00300930" w:rsidRPr="00D466D8" w:rsidRDefault="00C212DD" w:rsidP="00300930">
            <w:pPr>
              <w:spacing w:afterLines="50" w:after="120"/>
              <w:rPr>
                <w:rFonts w:asciiTheme="minorEastAsia" w:hAnsiTheme="minorEastAsia"/>
              </w:rPr>
            </w:pPr>
            <w:r w:rsidRPr="00D466D8">
              <w:rPr>
                <w:rFonts w:asciiTheme="minorEastAsia" w:hAnsiTheme="minorEastAsia" w:hint="eastAsia"/>
              </w:rPr>
              <w:t>提供產生建議、聊天、串流回覆與狀態查詢功能</w:t>
            </w:r>
          </w:p>
        </w:tc>
      </w:tr>
    </w:tbl>
    <w:p w14:paraId="46680921" w14:textId="77777777" w:rsidR="00D466D8" w:rsidRPr="00D466D8" w:rsidRDefault="00D466D8" w:rsidP="00D466D8">
      <w:pPr>
        <w:spacing w:beforeLines="50" w:before="120" w:afterLines="50" w:after="120"/>
        <w:rPr>
          <w:rFonts w:asciiTheme="minorEastAsia" w:hAnsiTheme="minorEastAsia"/>
          <w:b/>
          <w:bCs/>
          <w:sz w:val="28"/>
          <w:szCs w:val="28"/>
        </w:rPr>
      </w:pPr>
      <w:r w:rsidRPr="00D466D8">
        <w:rPr>
          <w:rFonts w:asciiTheme="minorEastAsia" w:hAnsiTheme="minorEastAsia" w:hint="eastAsia"/>
          <w:b/>
          <w:bCs/>
          <w:sz w:val="28"/>
          <w:szCs w:val="28"/>
        </w:rPr>
        <w:t>(九) 手機端 PWA 與 Cloudflare 遠端存取實作</w:t>
      </w:r>
    </w:p>
    <w:p w14:paraId="203303A4" w14:textId="77777777" w:rsidR="00D466D8" w:rsidRPr="00D466D8" w:rsidRDefault="00D466D8" w:rsidP="00D466D8">
      <w:pPr>
        <w:spacing w:afterLines="50" w:after="120"/>
        <w:ind w:firstLineChars="200" w:firstLine="500"/>
        <w:rPr>
          <w:rFonts w:asciiTheme="minorEastAsia" w:hAnsiTheme="minorEastAsia"/>
        </w:rPr>
      </w:pPr>
      <w:r w:rsidRPr="00D466D8">
        <w:rPr>
          <w:rFonts w:asciiTheme="minorEastAsia" w:hAnsiTheme="minorEastAsia" w:hint="eastAsia"/>
        </w:rPr>
        <w:t>除了桌面端操作介面外，本系統亦設計手機端 PWA 介面，使使用者可透過手機瀏覽器進入</w:t>
      </w:r>
      <w:proofErr w:type="gramStart"/>
      <w:r w:rsidRPr="00D466D8">
        <w:rPr>
          <w:rFonts w:asciiTheme="minorEastAsia" w:hAnsiTheme="minorEastAsia" w:hint="eastAsia"/>
        </w:rPr>
        <w:t>行動端頁面</w:t>
      </w:r>
      <w:proofErr w:type="gramEnd"/>
      <w:r w:rsidRPr="00D466D8">
        <w:rPr>
          <w:rFonts w:asciiTheme="minorEastAsia" w:hAnsiTheme="minorEastAsia" w:hint="eastAsia"/>
        </w:rPr>
        <w:t>，不需額外安裝原生 App。手機端主要透過 HTTPS 請求與後端 API 溝通，取得個人資料、數據看板、社群資料、好友互動、通知設定與 AI 教練聊天室回覆等內容。此設計使系統除了支援現場桌面操作，也能延伸至行動端查看與互動。</w:t>
      </w:r>
    </w:p>
    <w:p w14:paraId="601F7D72" w14:textId="77777777" w:rsidR="00D466D8" w:rsidRPr="00D466D8" w:rsidRDefault="00D466D8" w:rsidP="00D466D8">
      <w:pPr>
        <w:spacing w:afterLines="50" w:after="120"/>
        <w:ind w:firstLineChars="200" w:firstLine="500"/>
        <w:rPr>
          <w:rFonts w:asciiTheme="minorEastAsia" w:hAnsiTheme="minorEastAsia"/>
        </w:rPr>
      </w:pPr>
      <w:r w:rsidRPr="00D466D8">
        <w:rPr>
          <w:rFonts w:asciiTheme="minorEastAsia" w:hAnsiTheme="minorEastAsia" w:hint="eastAsia"/>
        </w:rPr>
        <w:t>在遠端存取架構上，本系統透過 Cloudflare Tunnel 將本機或內部網路中的服務轉換為可由外部存取的 HTTPS 網址。手機端 PWA 會先由使用者以手機瀏覽器開啟公開網址，再透過該網址呼叫後端 API。由於手機瀏覽器在遠端連線、PWA 與部分權限功能上通常需要 HTTPS 環境，因此透過 Cloudflare Tunnel 可降低展示與測試時的網路設定成本，並提升手機端連線的便利性。</w:t>
      </w:r>
    </w:p>
    <w:p w14:paraId="331C7A92" w14:textId="77777777" w:rsidR="00D466D8" w:rsidRPr="00D466D8" w:rsidRDefault="00D466D8" w:rsidP="00D466D8">
      <w:pPr>
        <w:spacing w:afterLines="50" w:after="120"/>
        <w:ind w:firstLineChars="200" w:firstLine="500"/>
        <w:rPr>
          <w:rFonts w:asciiTheme="minorEastAsia" w:hAnsiTheme="minorEastAsia"/>
        </w:rPr>
      </w:pPr>
      <w:r w:rsidRPr="00D466D8">
        <w:rPr>
          <w:rFonts w:asciiTheme="minorEastAsia" w:hAnsiTheme="minorEastAsia" w:hint="eastAsia"/>
        </w:rPr>
        <w:t>手機端與桌面端在架構上的分工不同。桌面端主要透過 WebSocket 與 MJPEG 串流取得即時狀態與影像畫面，用於現場監控、投影校正、練習、比賽與回放操作；手機端則主要透過 HTTPS REST API 與後端互動，用於行動端資料查詢、社群互動、好友 QR Code 與 AI 教練聊天室。透過此分工，系統能將高頻即時影像處理保留在桌面端，並將較適合行動裝置的資料查詢與互動功能提供給手機端。</w:t>
      </w:r>
    </w:p>
    <w:p w14:paraId="5F190AA8" w14:textId="0BF24068" w:rsidR="00300930" w:rsidRDefault="00D466D8" w:rsidP="00D466D8">
      <w:pPr>
        <w:spacing w:afterLines="50" w:after="120"/>
        <w:ind w:firstLineChars="200" w:firstLine="500"/>
        <w:rPr>
          <w:rFonts w:asciiTheme="minorEastAsia" w:hAnsiTheme="minorEastAsia"/>
        </w:rPr>
      </w:pPr>
      <w:r w:rsidRPr="00D466D8">
        <w:rPr>
          <w:rFonts w:asciiTheme="minorEastAsia" w:hAnsiTheme="minorEastAsia" w:hint="eastAsia"/>
        </w:rPr>
        <w:t>手機端 PWA 與 Cloudflare 遠端存取流程如 Figure X 所示。手機端不直接處理高頻影像串流，而是透過 HTTPS API 取得行動端所需資料；即時影像監控與投影相關流程則仍由桌面端負責。</w:t>
      </w:r>
    </w:p>
    <w:p w14:paraId="679D93D2" w14:textId="279A144F" w:rsidR="00995EE5" w:rsidRPr="00995EE5" w:rsidRDefault="00995EE5" w:rsidP="00995EE5">
      <w:pPr>
        <w:spacing w:afterLines="50" w:after="120"/>
        <w:ind w:firstLineChars="200" w:firstLine="420"/>
        <w:jc w:val="center"/>
        <w:rPr>
          <w:rFonts w:asciiTheme="minorEastAsia" w:hAnsiTheme="minorEastAsia"/>
          <w:sz w:val="20"/>
          <w:szCs w:val="20"/>
        </w:rPr>
      </w:pPr>
      <w:r w:rsidRPr="00995EE5">
        <w:rPr>
          <w:rFonts w:asciiTheme="minorEastAsia" w:hAnsiTheme="minorEastAsia" w:hint="eastAsia"/>
          <w:sz w:val="20"/>
          <w:szCs w:val="20"/>
        </w:rPr>
        <w:t>Table 10 手機端 PWA 與 Cloudflare 遠端存取功能表</w:t>
      </w:r>
    </w:p>
    <w:tbl>
      <w:tblPr>
        <w:tblStyle w:val="ad"/>
        <w:tblW w:w="10031" w:type="dxa"/>
        <w:tblLook w:val="04A0" w:firstRow="1" w:lastRow="0" w:firstColumn="1" w:lastColumn="0" w:noHBand="0" w:noVBand="1"/>
      </w:tblPr>
      <w:tblGrid>
        <w:gridCol w:w="2235"/>
        <w:gridCol w:w="7796"/>
      </w:tblGrid>
      <w:tr w:rsidR="00D466D8" w14:paraId="2DFC86E4" w14:textId="77777777" w:rsidTr="00995EE5">
        <w:tc>
          <w:tcPr>
            <w:tcW w:w="2235" w:type="dxa"/>
            <w:shd w:val="clear" w:color="auto" w:fill="8EAADB" w:themeFill="accent1" w:themeFillTint="99"/>
          </w:tcPr>
          <w:p w14:paraId="353B2139" w14:textId="1B034192" w:rsidR="00D466D8" w:rsidRPr="00D466D8" w:rsidRDefault="00D466D8" w:rsidP="00D466D8">
            <w:pPr>
              <w:rPr>
                <w:rFonts w:eastAsia="PMingLiU"/>
              </w:rPr>
            </w:pPr>
            <w:r w:rsidRPr="00D466D8">
              <w:t>功能項目</w:t>
            </w:r>
          </w:p>
        </w:tc>
        <w:tc>
          <w:tcPr>
            <w:tcW w:w="7796" w:type="dxa"/>
            <w:shd w:val="clear" w:color="auto" w:fill="8EAADB" w:themeFill="accent1" w:themeFillTint="99"/>
          </w:tcPr>
          <w:p w14:paraId="3876508A" w14:textId="77777777" w:rsidR="00D466D8" w:rsidRDefault="00D466D8" w:rsidP="00D466D8">
            <w:pPr>
              <w:spacing w:afterLines="50" w:after="120"/>
              <w:rPr>
                <w:rFonts w:asciiTheme="minorEastAsia" w:hAnsiTheme="minorEastAsia"/>
              </w:rPr>
            </w:pPr>
          </w:p>
        </w:tc>
      </w:tr>
      <w:tr w:rsidR="00D466D8" w14:paraId="111A4D3C" w14:textId="77777777" w:rsidTr="00995EE5">
        <w:tc>
          <w:tcPr>
            <w:tcW w:w="2235" w:type="dxa"/>
            <w:shd w:val="clear" w:color="auto" w:fill="D9E2F3" w:themeFill="accent1" w:themeFillTint="33"/>
          </w:tcPr>
          <w:p w14:paraId="4BCF9A9D" w14:textId="040419DA" w:rsidR="00D466D8" w:rsidRDefault="00D466D8" w:rsidP="00D466D8">
            <w:pPr>
              <w:spacing w:afterLines="50" w:after="120"/>
              <w:rPr>
                <w:rFonts w:asciiTheme="minorEastAsia" w:hAnsiTheme="minorEastAsia"/>
              </w:rPr>
            </w:pPr>
            <w:r w:rsidRPr="00D466D8">
              <w:rPr>
                <w:rFonts w:asciiTheme="minorEastAsia" w:hAnsiTheme="minorEastAsia" w:hint="eastAsia"/>
              </w:rPr>
              <w:t xml:space="preserve">PWA </w:t>
            </w:r>
            <w:r>
              <w:rPr>
                <w:rFonts w:asciiTheme="minorEastAsia" w:hAnsiTheme="minorEastAsia" w:hint="eastAsia"/>
              </w:rPr>
              <w:t>手機</w:t>
            </w:r>
            <w:r w:rsidRPr="00D466D8">
              <w:rPr>
                <w:rFonts w:asciiTheme="minorEastAsia" w:hAnsiTheme="minorEastAsia" w:hint="eastAsia"/>
              </w:rPr>
              <w:t>端介面</w:t>
            </w:r>
          </w:p>
        </w:tc>
        <w:tc>
          <w:tcPr>
            <w:tcW w:w="7796" w:type="dxa"/>
          </w:tcPr>
          <w:p w14:paraId="766B654E" w14:textId="1AB32096" w:rsidR="00D466D8" w:rsidRDefault="00995EE5" w:rsidP="00D466D8">
            <w:pPr>
              <w:spacing w:afterLines="50" w:after="120"/>
              <w:rPr>
                <w:rFonts w:asciiTheme="minorEastAsia" w:hAnsiTheme="minorEastAsia"/>
              </w:rPr>
            </w:pPr>
            <w:r w:rsidRPr="00995EE5">
              <w:rPr>
                <w:rFonts w:asciiTheme="minorEastAsia" w:hAnsiTheme="minorEastAsia" w:hint="eastAsia"/>
              </w:rPr>
              <w:t>透過手機瀏覽器開啟</w:t>
            </w:r>
            <w:proofErr w:type="gramStart"/>
            <w:r>
              <w:rPr>
                <w:rFonts w:asciiTheme="minorEastAsia" w:hAnsiTheme="minorEastAsia" w:hint="eastAsia"/>
              </w:rPr>
              <w:t>手機</w:t>
            </w:r>
            <w:r w:rsidRPr="00995EE5">
              <w:rPr>
                <w:rFonts w:asciiTheme="minorEastAsia" w:hAnsiTheme="minorEastAsia" w:hint="eastAsia"/>
              </w:rPr>
              <w:t>端頁面</w:t>
            </w:r>
            <w:proofErr w:type="gramEnd"/>
            <w:r w:rsidRPr="00995EE5">
              <w:rPr>
                <w:rFonts w:asciiTheme="minorEastAsia" w:hAnsiTheme="minorEastAsia" w:hint="eastAsia"/>
              </w:rPr>
              <w:t>，不需額外安裝原生 App</w:t>
            </w:r>
          </w:p>
        </w:tc>
      </w:tr>
      <w:tr w:rsidR="00D466D8" w14:paraId="26DA0C59" w14:textId="77777777" w:rsidTr="00995EE5">
        <w:tc>
          <w:tcPr>
            <w:tcW w:w="2235" w:type="dxa"/>
            <w:shd w:val="clear" w:color="auto" w:fill="D9E2F3" w:themeFill="accent1" w:themeFillTint="33"/>
          </w:tcPr>
          <w:p w14:paraId="3911BFDA" w14:textId="6D0578C5" w:rsidR="00D466D8" w:rsidRDefault="00D466D8" w:rsidP="00D466D8">
            <w:pPr>
              <w:spacing w:afterLines="50" w:after="120"/>
              <w:rPr>
                <w:rFonts w:asciiTheme="minorEastAsia" w:hAnsiTheme="minorEastAsia"/>
              </w:rPr>
            </w:pPr>
            <w:r w:rsidRPr="00D466D8">
              <w:rPr>
                <w:rFonts w:asciiTheme="minorEastAsia" w:hAnsiTheme="minorEastAsia" w:hint="eastAsia"/>
              </w:rPr>
              <w:t>HTTPS 遠端存取</w:t>
            </w:r>
          </w:p>
        </w:tc>
        <w:tc>
          <w:tcPr>
            <w:tcW w:w="7796" w:type="dxa"/>
          </w:tcPr>
          <w:p w14:paraId="78F9EBDA" w14:textId="72F46ACA" w:rsidR="00D466D8" w:rsidRDefault="00995EE5" w:rsidP="00D466D8">
            <w:pPr>
              <w:spacing w:afterLines="50" w:after="120"/>
              <w:rPr>
                <w:rFonts w:asciiTheme="minorEastAsia" w:hAnsiTheme="minorEastAsia"/>
              </w:rPr>
            </w:pPr>
            <w:r w:rsidRPr="00995EE5">
              <w:rPr>
                <w:rFonts w:asciiTheme="minorEastAsia" w:hAnsiTheme="minorEastAsia" w:hint="eastAsia"/>
              </w:rPr>
              <w:t>透過 Cloudflare Tunnel 提供公開網址</w:t>
            </w:r>
          </w:p>
        </w:tc>
      </w:tr>
      <w:tr w:rsidR="00D466D8" w14:paraId="0EA7AEC2" w14:textId="77777777" w:rsidTr="00995EE5">
        <w:tc>
          <w:tcPr>
            <w:tcW w:w="2235" w:type="dxa"/>
            <w:shd w:val="clear" w:color="auto" w:fill="D9E2F3" w:themeFill="accent1" w:themeFillTint="33"/>
          </w:tcPr>
          <w:p w14:paraId="16187971" w14:textId="43BEACF8" w:rsidR="00D466D8" w:rsidRDefault="00D466D8" w:rsidP="00D466D8">
            <w:pPr>
              <w:spacing w:afterLines="50" w:after="120"/>
              <w:rPr>
                <w:rFonts w:asciiTheme="minorEastAsia" w:hAnsiTheme="minorEastAsia"/>
              </w:rPr>
            </w:pPr>
            <w:r w:rsidRPr="00D466D8">
              <w:rPr>
                <w:rFonts w:asciiTheme="minorEastAsia" w:hAnsiTheme="minorEastAsia" w:hint="eastAsia"/>
              </w:rPr>
              <w:t>後端 API 連線</w:t>
            </w:r>
          </w:p>
        </w:tc>
        <w:tc>
          <w:tcPr>
            <w:tcW w:w="7796" w:type="dxa"/>
          </w:tcPr>
          <w:p w14:paraId="43F7A5FD" w14:textId="329A1755" w:rsidR="00D466D8" w:rsidRDefault="00995EE5" w:rsidP="00D466D8">
            <w:pPr>
              <w:spacing w:afterLines="50" w:after="120"/>
              <w:rPr>
                <w:rFonts w:asciiTheme="minorEastAsia" w:hAnsiTheme="minorEastAsia"/>
              </w:rPr>
            </w:pPr>
            <w:r w:rsidRPr="00995EE5">
              <w:rPr>
                <w:rFonts w:asciiTheme="minorEastAsia" w:hAnsiTheme="minorEastAsia" w:hint="eastAsia"/>
              </w:rPr>
              <w:t>透過 HTTPS API 取得</w:t>
            </w:r>
            <w:r>
              <w:rPr>
                <w:rFonts w:asciiTheme="minorEastAsia" w:hAnsiTheme="minorEastAsia" w:hint="eastAsia"/>
              </w:rPr>
              <w:t>手機</w:t>
            </w:r>
            <w:r w:rsidRPr="00995EE5">
              <w:rPr>
                <w:rFonts w:asciiTheme="minorEastAsia" w:hAnsiTheme="minorEastAsia" w:hint="eastAsia"/>
              </w:rPr>
              <w:t>端資料</w:t>
            </w:r>
          </w:p>
        </w:tc>
      </w:tr>
      <w:tr w:rsidR="00D466D8" w14:paraId="1710B322" w14:textId="77777777" w:rsidTr="00995EE5">
        <w:tc>
          <w:tcPr>
            <w:tcW w:w="2235" w:type="dxa"/>
            <w:shd w:val="clear" w:color="auto" w:fill="D9E2F3" w:themeFill="accent1" w:themeFillTint="33"/>
          </w:tcPr>
          <w:p w14:paraId="51E805C4" w14:textId="2FA2BA2C" w:rsidR="00D466D8" w:rsidRDefault="00D466D8" w:rsidP="00D466D8">
            <w:pPr>
              <w:spacing w:afterLines="50" w:after="120"/>
              <w:rPr>
                <w:rFonts w:asciiTheme="minorEastAsia" w:hAnsiTheme="minorEastAsia"/>
              </w:rPr>
            </w:pPr>
            <w:r w:rsidRPr="00D466D8">
              <w:rPr>
                <w:rFonts w:asciiTheme="minorEastAsia" w:hAnsiTheme="minorEastAsia" w:hint="eastAsia"/>
              </w:rPr>
              <w:t>桌面端分工</w:t>
            </w:r>
          </w:p>
        </w:tc>
        <w:tc>
          <w:tcPr>
            <w:tcW w:w="7796" w:type="dxa"/>
          </w:tcPr>
          <w:p w14:paraId="4D32205F" w14:textId="0F40179C" w:rsidR="00D466D8" w:rsidRDefault="00D466D8" w:rsidP="00D466D8">
            <w:pPr>
              <w:spacing w:afterLines="50" w:after="120"/>
              <w:rPr>
                <w:rFonts w:asciiTheme="minorEastAsia" w:hAnsiTheme="minorEastAsia"/>
              </w:rPr>
            </w:pPr>
            <w:r w:rsidRPr="00D466D8">
              <w:rPr>
                <w:rFonts w:asciiTheme="minorEastAsia" w:hAnsiTheme="minorEastAsia" w:hint="eastAsia"/>
              </w:rPr>
              <w:t>桌面端負責即時影像監控、投影校正、練習、比賽與回放操作</w:t>
            </w:r>
          </w:p>
        </w:tc>
      </w:tr>
      <w:tr w:rsidR="00D466D8" w14:paraId="4E53A2CA" w14:textId="77777777" w:rsidTr="00995EE5">
        <w:tc>
          <w:tcPr>
            <w:tcW w:w="2235" w:type="dxa"/>
            <w:shd w:val="clear" w:color="auto" w:fill="D9E2F3" w:themeFill="accent1" w:themeFillTint="33"/>
          </w:tcPr>
          <w:p w14:paraId="76B4D1ED" w14:textId="1731E260" w:rsidR="00D466D8" w:rsidRDefault="00D466D8" w:rsidP="00D466D8">
            <w:pPr>
              <w:spacing w:afterLines="50" w:after="120"/>
              <w:rPr>
                <w:rFonts w:asciiTheme="minorEastAsia" w:hAnsiTheme="minorEastAsia"/>
              </w:rPr>
            </w:pPr>
            <w:r w:rsidRPr="00D466D8">
              <w:rPr>
                <w:rFonts w:asciiTheme="minorEastAsia" w:hAnsiTheme="minorEastAsia" w:hint="eastAsia"/>
              </w:rPr>
              <w:t>手機端分工</w:t>
            </w:r>
          </w:p>
        </w:tc>
        <w:tc>
          <w:tcPr>
            <w:tcW w:w="7796" w:type="dxa"/>
          </w:tcPr>
          <w:p w14:paraId="11E6623E" w14:textId="46B5D8C8" w:rsidR="00D466D8" w:rsidRDefault="00D466D8" w:rsidP="00D466D8">
            <w:pPr>
              <w:spacing w:afterLines="50" w:after="120"/>
              <w:rPr>
                <w:rFonts w:asciiTheme="minorEastAsia" w:hAnsiTheme="minorEastAsia"/>
              </w:rPr>
            </w:pPr>
            <w:r w:rsidRPr="00D466D8">
              <w:rPr>
                <w:rFonts w:asciiTheme="minorEastAsia" w:hAnsiTheme="minorEastAsia" w:hint="eastAsia"/>
              </w:rPr>
              <w:t>手機端負責資料查看、社群互動、好友 QR Code 與 AI 教練聊天室</w:t>
            </w:r>
          </w:p>
        </w:tc>
      </w:tr>
      <w:tr w:rsidR="00D466D8" w14:paraId="4F7C50DF" w14:textId="77777777" w:rsidTr="00995EE5">
        <w:tc>
          <w:tcPr>
            <w:tcW w:w="2235" w:type="dxa"/>
            <w:shd w:val="clear" w:color="auto" w:fill="D9E2F3" w:themeFill="accent1" w:themeFillTint="33"/>
          </w:tcPr>
          <w:p w14:paraId="7998F70C" w14:textId="78800B6D" w:rsidR="00D466D8" w:rsidRDefault="00D466D8" w:rsidP="00D466D8">
            <w:pPr>
              <w:spacing w:afterLines="50" w:after="120"/>
              <w:rPr>
                <w:rFonts w:asciiTheme="minorEastAsia" w:hAnsiTheme="minorEastAsia"/>
              </w:rPr>
            </w:pPr>
            <w:r w:rsidRPr="00D466D8">
              <w:rPr>
                <w:rFonts w:asciiTheme="minorEastAsia" w:hAnsiTheme="minorEastAsia" w:hint="eastAsia"/>
              </w:rPr>
              <w:t>資料傳輸方式</w:t>
            </w:r>
          </w:p>
        </w:tc>
        <w:tc>
          <w:tcPr>
            <w:tcW w:w="7796" w:type="dxa"/>
          </w:tcPr>
          <w:p w14:paraId="7C4A7520" w14:textId="278D20EA" w:rsidR="00D466D8" w:rsidRDefault="00D466D8" w:rsidP="00D466D8">
            <w:pPr>
              <w:spacing w:afterLines="50" w:after="120"/>
              <w:rPr>
                <w:rFonts w:asciiTheme="minorEastAsia" w:hAnsiTheme="minorEastAsia"/>
              </w:rPr>
            </w:pPr>
            <w:r w:rsidRPr="00D466D8">
              <w:rPr>
                <w:rFonts w:asciiTheme="minorEastAsia" w:hAnsiTheme="minorEastAsia" w:hint="eastAsia"/>
              </w:rPr>
              <w:t>高頻影像由桌面端處理，手機端主要傳輸一般資料請求與聊天回覆</w:t>
            </w:r>
          </w:p>
        </w:tc>
      </w:tr>
    </w:tbl>
    <w:p w14:paraId="1A530533" w14:textId="5D09DF8F" w:rsidR="00995EE5" w:rsidRDefault="00995EE5">
      <w:pPr>
        <w:rPr>
          <w:rFonts w:asciiTheme="minorEastAsia" w:hAnsiTheme="minorEastAsia"/>
        </w:rPr>
      </w:pPr>
    </w:p>
    <w:p w14:paraId="464D29E4" w14:textId="40A1CD6F" w:rsidR="00995EE5" w:rsidRPr="00995EE5" w:rsidRDefault="00995EE5" w:rsidP="00995EE5">
      <w:pPr>
        <w:spacing w:afterLines="50" w:after="120"/>
        <w:rPr>
          <w:rFonts w:asciiTheme="minorEastAsia" w:hAnsiTheme="minorEastAsia"/>
          <w:b/>
          <w:bCs/>
          <w:sz w:val="28"/>
          <w:szCs w:val="28"/>
        </w:rPr>
      </w:pPr>
      <w:r w:rsidRPr="00995EE5">
        <w:rPr>
          <w:rFonts w:asciiTheme="minorEastAsia" w:hAnsiTheme="minorEastAsia" w:hint="eastAsia"/>
          <w:b/>
          <w:bCs/>
          <w:sz w:val="28"/>
          <w:szCs w:val="28"/>
        </w:rPr>
        <w:lastRenderedPageBreak/>
        <w:t xml:space="preserve">(十) </w:t>
      </w:r>
      <w:proofErr w:type="gramStart"/>
      <w:r w:rsidRPr="00995EE5">
        <w:rPr>
          <w:rFonts w:asciiTheme="minorEastAsia" w:hAnsiTheme="minorEastAsia" w:hint="eastAsia"/>
          <w:b/>
          <w:bCs/>
          <w:sz w:val="28"/>
          <w:szCs w:val="28"/>
        </w:rPr>
        <w:t>手機端社群</w:t>
      </w:r>
      <w:proofErr w:type="gramEnd"/>
      <w:r w:rsidRPr="00995EE5">
        <w:rPr>
          <w:rFonts w:asciiTheme="minorEastAsia" w:hAnsiTheme="minorEastAsia" w:hint="eastAsia"/>
          <w:b/>
          <w:bCs/>
          <w:sz w:val="28"/>
          <w:szCs w:val="28"/>
        </w:rPr>
        <w:t>、好友與數據功能實作</w:t>
      </w:r>
    </w:p>
    <w:p w14:paraId="194CEF84" w14:textId="77777777" w:rsidR="00995EE5" w:rsidRPr="00995EE5" w:rsidRDefault="00995EE5" w:rsidP="00995EE5">
      <w:pPr>
        <w:spacing w:afterLines="50" w:after="120"/>
        <w:ind w:firstLineChars="200" w:firstLine="500"/>
        <w:rPr>
          <w:rFonts w:asciiTheme="minorEastAsia" w:hAnsiTheme="minorEastAsia"/>
        </w:rPr>
      </w:pPr>
      <w:r w:rsidRPr="00995EE5">
        <w:rPr>
          <w:rFonts w:asciiTheme="minorEastAsia" w:hAnsiTheme="minorEastAsia" w:hint="eastAsia"/>
        </w:rPr>
        <w:t>手機端除了提供基本登入與</w:t>
      </w:r>
      <w:proofErr w:type="gramStart"/>
      <w:r w:rsidRPr="00995EE5">
        <w:rPr>
          <w:rFonts w:asciiTheme="minorEastAsia" w:hAnsiTheme="minorEastAsia" w:hint="eastAsia"/>
        </w:rPr>
        <w:t>個人頁外</w:t>
      </w:r>
      <w:proofErr w:type="gramEnd"/>
      <w:r w:rsidRPr="00995EE5">
        <w:rPr>
          <w:rFonts w:asciiTheme="minorEastAsia" w:hAnsiTheme="minorEastAsia" w:hint="eastAsia"/>
        </w:rPr>
        <w:t>，也實作社群、好友與數據相關功能。使用者可在手機端查看個人資料、編輯頭像與基本資訊，並透過數據看板了解目前練習成果、整體能力分數、弱項能力與建議訓練內容。此設計讓使用者不必只在桌面端查看分析結果，也能在手機端持續追蹤自己的訓練表現。</w:t>
      </w:r>
    </w:p>
    <w:p w14:paraId="378D4CB5" w14:textId="77777777" w:rsidR="00995EE5" w:rsidRPr="00995EE5" w:rsidRDefault="00995EE5" w:rsidP="00995EE5">
      <w:pPr>
        <w:spacing w:afterLines="50" w:after="120"/>
        <w:ind w:firstLineChars="200" w:firstLine="500"/>
        <w:rPr>
          <w:rFonts w:asciiTheme="minorEastAsia" w:hAnsiTheme="minorEastAsia"/>
        </w:rPr>
      </w:pPr>
      <w:r w:rsidRPr="00995EE5">
        <w:rPr>
          <w:rFonts w:asciiTheme="minorEastAsia" w:hAnsiTheme="minorEastAsia" w:hint="eastAsia"/>
        </w:rPr>
        <w:t>在社群功能方面，手機端</w:t>
      </w:r>
      <w:proofErr w:type="gramStart"/>
      <w:r w:rsidRPr="00995EE5">
        <w:rPr>
          <w:rFonts w:asciiTheme="minorEastAsia" w:hAnsiTheme="minorEastAsia" w:hint="eastAsia"/>
        </w:rPr>
        <w:t>支援貼文瀏覽</w:t>
      </w:r>
      <w:proofErr w:type="gramEnd"/>
      <w:r w:rsidRPr="00995EE5">
        <w:rPr>
          <w:rFonts w:asciiTheme="minorEastAsia" w:hAnsiTheme="minorEastAsia" w:hint="eastAsia"/>
        </w:rPr>
        <w:t>、圖片上傳、留言、按</w:t>
      </w:r>
      <w:proofErr w:type="gramStart"/>
      <w:r w:rsidRPr="00995EE5">
        <w:rPr>
          <w:rFonts w:asciiTheme="minorEastAsia" w:hAnsiTheme="minorEastAsia" w:hint="eastAsia"/>
        </w:rPr>
        <w:t>讚</w:t>
      </w:r>
      <w:proofErr w:type="gramEnd"/>
      <w:r w:rsidRPr="00995EE5">
        <w:rPr>
          <w:rFonts w:asciiTheme="minorEastAsia" w:hAnsiTheme="minorEastAsia" w:hint="eastAsia"/>
        </w:rPr>
        <w:t>、收藏、追蹤與封鎖等互動。透過這些功能，使用者可分享練習成果或觀看其他玩家的內容，使系統不只是單機分析工具，也能形成玩家之間的互動平台。封鎖與隱私相關功能則可避免不必要的互動，提升手機端使用時的安全性與可控性。</w:t>
      </w:r>
    </w:p>
    <w:p w14:paraId="42C4869C" w14:textId="77777777" w:rsidR="00995EE5" w:rsidRPr="00995EE5" w:rsidRDefault="00995EE5" w:rsidP="00995EE5">
      <w:pPr>
        <w:spacing w:afterLines="50" w:after="120"/>
        <w:ind w:firstLineChars="200" w:firstLine="500"/>
        <w:rPr>
          <w:rFonts w:asciiTheme="minorEastAsia" w:hAnsiTheme="minorEastAsia"/>
        </w:rPr>
      </w:pPr>
      <w:r w:rsidRPr="00995EE5">
        <w:rPr>
          <w:rFonts w:asciiTheme="minorEastAsia" w:hAnsiTheme="minorEastAsia" w:hint="eastAsia"/>
        </w:rPr>
        <w:t>在好友功能方面，系統支援好友 QR Code 與好友對戰流程。使用者可透過掃描 QR Code 建立好友關係，或加入桌面端建立的好友對戰邀請。此功能可讓手機端與桌面端產生連動，使手機端不只是資料查看工具，也能參與部分現場對戰與好友互動流程。</w:t>
      </w:r>
    </w:p>
    <w:p w14:paraId="086CD3C2" w14:textId="77777777" w:rsidR="00995EE5" w:rsidRPr="00995EE5" w:rsidRDefault="00995EE5" w:rsidP="00995EE5">
      <w:pPr>
        <w:spacing w:afterLines="50" w:after="120"/>
        <w:ind w:firstLineChars="200" w:firstLine="500"/>
        <w:rPr>
          <w:rFonts w:asciiTheme="minorEastAsia" w:hAnsiTheme="minorEastAsia"/>
        </w:rPr>
      </w:pPr>
      <w:r w:rsidRPr="00995EE5">
        <w:rPr>
          <w:rFonts w:asciiTheme="minorEastAsia" w:hAnsiTheme="minorEastAsia" w:hint="eastAsia"/>
        </w:rPr>
        <w:t>AI 教練聊天室則延伸桌面端 AI Coach 功能，讓使用者能在手機端以文字方式詢問訓練方向、目前數據狀況或改善建議。手機端會將使用者問題、對話紀錄與相關數據傳送至後端，由 AI Coach 產生回覆後顯示於聊天介面中。透過此功能，系統能將即時分析結果轉換為更容易理解的教練式建議。</w:t>
      </w:r>
    </w:p>
    <w:p w14:paraId="5CBBB448" w14:textId="16FDFF33" w:rsidR="00D466D8" w:rsidRDefault="00995EE5" w:rsidP="0077574F">
      <w:pPr>
        <w:spacing w:afterLines="50" w:after="120"/>
        <w:ind w:firstLineChars="200" w:firstLine="500"/>
        <w:rPr>
          <w:rFonts w:asciiTheme="minorEastAsia" w:hAnsiTheme="minorEastAsia"/>
        </w:rPr>
      </w:pPr>
      <w:proofErr w:type="gramStart"/>
      <w:r w:rsidRPr="00995EE5">
        <w:rPr>
          <w:rFonts w:asciiTheme="minorEastAsia" w:hAnsiTheme="minorEastAsia" w:hint="eastAsia"/>
        </w:rPr>
        <w:t>手機端社群</w:t>
      </w:r>
      <w:proofErr w:type="gramEnd"/>
      <w:r w:rsidRPr="00995EE5">
        <w:rPr>
          <w:rFonts w:asciiTheme="minorEastAsia" w:hAnsiTheme="minorEastAsia" w:hint="eastAsia"/>
        </w:rPr>
        <w:t>、好友與數據功能流程如 Figure X 所示。手機端 PWA 依使用情境分為個人頁、數據看板、社群互動、好友 QR 與 AI 教練聊天室，各功能再透過 HTTPS 請求連接後端 API。</w:t>
      </w:r>
      <w:proofErr w:type="gramStart"/>
      <w:r w:rsidRPr="00995EE5">
        <w:rPr>
          <w:rFonts w:asciiTheme="minorEastAsia" w:hAnsiTheme="minorEastAsia" w:hint="eastAsia"/>
        </w:rPr>
        <w:t>後端依不同</w:t>
      </w:r>
      <w:proofErr w:type="gramEnd"/>
      <w:r w:rsidRPr="00995EE5">
        <w:rPr>
          <w:rFonts w:asciiTheme="minorEastAsia" w:hAnsiTheme="minorEastAsia" w:hint="eastAsia"/>
        </w:rPr>
        <w:t>功能讀寫使用者與社群資料、訓練與回放資料，或呼叫 AI Coach 服務產生聊天回覆，使手機端能在同一介面中整合資料查看、互動與智慧建議功能。</w:t>
      </w:r>
    </w:p>
    <w:p w14:paraId="29340E69" w14:textId="61BBFC6F" w:rsidR="0077574F" w:rsidRPr="0077574F" w:rsidRDefault="0077574F" w:rsidP="0077574F">
      <w:pPr>
        <w:spacing w:afterLines="50" w:after="120"/>
        <w:ind w:firstLineChars="200" w:firstLine="420"/>
        <w:jc w:val="center"/>
        <w:rPr>
          <w:rFonts w:asciiTheme="minorEastAsia" w:hAnsiTheme="minorEastAsia"/>
          <w:sz w:val="20"/>
          <w:szCs w:val="20"/>
        </w:rPr>
      </w:pPr>
      <w:r w:rsidRPr="0077574F">
        <w:rPr>
          <w:rFonts w:asciiTheme="minorEastAsia" w:hAnsiTheme="minorEastAsia" w:hint="eastAsia"/>
          <w:sz w:val="20"/>
          <w:szCs w:val="20"/>
        </w:rPr>
        <w:t xml:space="preserve">Table 11 </w:t>
      </w:r>
      <w:proofErr w:type="gramStart"/>
      <w:r w:rsidRPr="0077574F">
        <w:rPr>
          <w:rFonts w:asciiTheme="minorEastAsia" w:hAnsiTheme="minorEastAsia" w:hint="eastAsia"/>
          <w:sz w:val="20"/>
          <w:szCs w:val="20"/>
        </w:rPr>
        <w:t>手機端社群</w:t>
      </w:r>
      <w:proofErr w:type="gramEnd"/>
      <w:r w:rsidRPr="0077574F">
        <w:rPr>
          <w:rFonts w:asciiTheme="minorEastAsia" w:hAnsiTheme="minorEastAsia" w:hint="eastAsia"/>
          <w:sz w:val="20"/>
          <w:szCs w:val="20"/>
        </w:rPr>
        <w:t>、好友與數據功能表</w:t>
      </w:r>
    </w:p>
    <w:tbl>
      <w:tblPr>
        <w:tblStyle w:val="ad"/>
        <w:tblW w:w="0" w:type="auto"/>
        <w:jc w:val="center"/>
        <w:tblLook w:val="04A0" w:firstRow="1" w:lastRow="0" w:firstColumn="1" w:lastColumn="0" w:noHBand="0" w:noVBand="1"/>
      </w:tblPr>
      <w:tblGrid>
        <w:gridCol w:w="2093"/>
        <w:gridCol w:w="6946"/>
      </w:tblGrid>
      <w:tr w:rsidR="00995EE5" w14:paraId="1B879223" w14:textId="77777777" w:rsidTr="0077574F">
        <w:trPr>
          <w:jc w:val="center"/>
        </w:trPr>
        <w:tc>
          <w:tcPr>
            <w:tcW w:w="2093" w:type="dxa"/>
            <w:shd w:val="clear" w:color="auto" w:fill="8EAADB" w:themeFill="accent1" w:themeFillTint="99"/>
          </w:tcPr>
          <w:p w14:paraId="64A9DFDB" w14:textId="7E32A530" w:rsidR="00995EE5" w:rsidRDefault="00995EE5" w:rsidP="00995EE5">
            <w:pPr>
              <w:spacing w:afterLines="50" w:after="120"/>
              <w:rPr>
                <w:rFonts w:asciiTheme="minorEastAsia" w:hAnsiTheme="minorEastAsia"/>
              </w:rPr>
            </w:pPr>
            <w:r w:rsidRPr="00995EE5">
              <w:rPr>
                <w:rFonts w:asciiTheme="minorEastAsia" w:hAnsiTheme="minorEastAsia" w:hint="eastAsia"/>
              </w:rPr>
              <w:t>功能項目</w:t>
            </w:r>
          </w:p>
        </w:tc>
        <w:tc>
          <w:tcPr>
            <w:tcW w:w="6946" w:type="dxa"/>
            <w:shd w:val="clear" w:color="auto" w:fill="8EAADB" w:themeFill="accent1" w:themeFillTint="99"/>
          </w:tcPr>
          <w:p w14:paraId="63FDD2A9" w14:textId="4F8CA230" w:rsidR="00995EE5" w:rsidRDefault="0077574F" w:rsidP="00995EE5">
            <w:pPr>
              <w:spacing w:afterLines="50" w:after="120"/>
              <w:rPr>
                <w:rFonts w:asciiTheme="minorEastAsia" w:hAnsiTheme="minorEastAsia"/>
              </w:rPr>
            </w:pPr>
            <w:r w:rsidRPr="0077574F">
              <w:rPr>
                <w:rFonts w:asciiTheme="minorEastAsia" w:hAnsiTheme="minorEastAsia" w:hint="eastAsia"/>
              </w:rPr>
              <w:t>實作內容</w:t>
            </w:r>
          </w:p>
        </w:tc>
      </w:tr>
      <w:tr w:rsidR="00995EE5" w14:paraId="6B71E890" w14:textId="77777777" w:rsidTr="0077574F">
        <w:trPr>
          <w:jc w:val="center"/>
        </w:trPr>
        <w:tc>
          <w:tcPr>
            <w:tcW w:w="2093" w:type="dxa"/>
            <w:shd w:val="clear" w:color="auto" w:fill="D9E2F3" w:themeFill="accent1" w:themeFillTint="33"/>
          </w:tcPr>
          <w:p w14:paraId="3AFDFC0B" w14:textId="66619F16" w:rsidR="00995EE5" w:rsidRDefault="0077574F" w:rsidP="00995EE5">
            <w:pPr>
              <w:spacing w:afterLines="50" w:after="120"/>
              <w:rPr>
                <w:rFonts w:asciiTheme="minorEastAsia" w:hAnsiTheme="minorEastAsia"/>
              </w:rPr>
            </w:pPr>
            <w:r w:rsidRPr="0077574F">
              <w:rPr>
                <w:rFonts w:asciiTheme="minorEastAsia" w:hAnsiTheme="minorEastAsia" w:hint="eastAsia"/>
              </w:rPr>
              <w:t>個人資料</w:t>
            </w:r>
          </w:p>
        </w:tc>
        <w:tc>
          <w:tcPr>
            <w:tcW w:w="6946" w:type="dxa"/>
          </w:tcPr>
          <w:p w14:paraId="3CBAF5BB" w14:textId="7CCE1D6F" w:rsidR="00995EE5" w:rsidRDefault="0077574F" w:rsidP="00995EE5">
            <w:pPr>
              <w:spacing w:afterLines="50" w:after="120"/>
              <w:rPr>
                <w:rFonts w:asciiTheme="minorEastAsia" w:hAnsiTheme="minorEastAsia"/>
              </w:rPr>
            </w:pPr>
            <w:r w:rsidRPr="0077574F">
              <w:rPr>
                <w:rFonts w:asciiTheme="minorEastAsia" w:hAnsiTheme="minorEastAsia" w:hint="eastAsia"/>
              </w:rPr>
              <w:t>查看與編輯使用者基本資料、頭像與個人頁內容</w:t>
            </w:r>
          </w:p>
        </w:tc>
      </w:tr>
      <w:tr w:rsidR="00995EE5" w14:paraId="4939A44C" w14:textId="77777777" w:rsidTr="0077574F">
        <w:trPr>
          <w:jc w:val="center"/>
        </w:trPr>
        <w:tc>
          <w:tcPr>
            <w:tcW w:w="2093" w:type="dxa"/>
            <w:shd w:val="clear" w:color="auto" w:fill="D9E2F3" w:themeFill="accent1" w:themeFillTint="33"/>
          </w:tcPr>
          <w:p w14:paraId="0BF3D028" w14:textId="39A0FF57" w:rsidR="00995EE5" w:rsidRDefault="0077574F" w:rsidP="00995EE5">
            <w:pPr>
              <w:spacing w:afterLines="50" w:after="120"/>
              <w:rPr>
                <w:rFonts w:asciiTheme="minorEastAsia" w:hAnsiTheme="minorEastAsia"/>
              </w:rPr>
            </w:pPr>
            <w:r w:rsidRPr="0077574F">
              <w:rPr>
                <w:rFonts w:asciiTheme="minorEastAsia" w:hAnsiTheme="minorEastAsia" w:hint="eastAsia"/>
              </w:rPr>
              <w:t>數據看板</w:t>
            </w:r>
          </w:p>
        </w:tc>
        <w:tc>
          <w:tcPr>
            <w:tcW w:w="6946" w:type="dxa"/>
          </w:tcPr>
          <w:p w14:paraId="23853B1E" w14:textId="12621179" w:rsidR="00995EE5" w:rsidRDefault="0077574F" w:rsidP="00995EE5">
            <w:pPr>
              <w:spacing w:afterLines="50" w:after="120"/>
              <w:rPr>
                <w:rFonts w:asciiTheme="minorEastAsia" w:hAnsiTheme="minorEastAsia"/>
              </w:rPr>
            </w:pPr>
            <w:r w:rsidRPr="0077574F">
              <w:rPr>
                <w:rFonts w:asciiTheme="minorEastAsia" w:hAnsiTheme="minorEastAsia" w:hint="eastAsia"/>
              </w:rPr>
              <w:t>顯示練習成果、整體能力分數、弱項能力與建議訓練內容</w:t>
            </w:r>
          </w:p>
        </w:tc>
      </w:tr>
      <w:tr w:rsidR="00995EE5" w14:paraId="4D209A62" w14:textId="77777777" w:rsidTr="0077574F">
        <w:trPr>
          <w:jc w:val="center"/>
        </w:trPr>
        <w:tc>
          <w:tcPr>
            <w:tcW w:w="2093" w:type="dxa"/>
            <w:shd w:val="clear" w:color="auto" w:fill="D9E2F3" w:themeFill="accent1" w:themeFillTint="33"/>
          </w:tcPr>
          <w:p w14:paraId="4360CC81" w14:textId="27E6935F" w:rsidR="00995EE5" w:rsidRDefault="0077574F" w:rsidP="00995EE5">
            <w:pPr>
              <w:spacing w:afterLines="50" w:after="120"/>
              <w:rPr>
                <w:rFonts w:asciiTheme="minorEastAsia" w:hAnsiTheme="minorEastAsia"/>
              </w:rPr>
            </w:pPr>
            <w:r w:rsidRPr="0077574F">
              <w:rPr>
                <w:rFonts w:asciiTheme="minorEastAsia" w:hAnsiTheme="minorEastAsia" w:hint="eastAsia"/>
              </w:rPr>
              <w:t>社</w:t>
            </w:r>
            <w:proofErr w:type="gramStart"/>
            <w:r w:rsidRPr="0077574F">
              <w:rPr>
                <w:rFonts w:asciiTheme="minorEastAsia" w:hAnsiTheme="minorEastAsia" w:hint="eastAsia"/>
              </w:rPr>
              <w:t>群貼文</w:t>
            </w:r>
            <w:proofErr w:type="gramEnd"/>
          </w:p>
        </w:tc>
        <w:tc>
          <w:tcPr>
            <w:tcW w:w="6946" w:type="dxa"/>
          </w:tcPr>
          <w:p w14:paraId="739242FB" w14:textId="5C1CA2DC" w:rsidR="00995EE5" w:rsidRDefault="0077574F" w:rsidP="00995EE5">
            <w:pPr>
              <w:spacing w:afterLines="50" w:after="120"/>
              <w:rPr>
                <w:rFonts w:asciiTheme="minorEastAsia" w:hAnsiTheme="minorEastAsia"/>
              </w:rPr>
            </w:pPr>
            <w:proofErr w:type="gramStart"/>
            <w:r w:rsidRPr="0077574F">
              <w:rPr>
                <w:rFonts w:asciiTheme="minorEastAsia" w:hAnsiTheme="minorEastAsia" w:hint="eastAsia"/>
              </w:rPr>
              <w:t>支援貼文瀏覽</w:t>
            </w:r>
            <w:proofErr w:type="gramEnd"/>
            <w:r w:rsidRPr="0077574F">
              <w:rPr>
                <w:rFonts w:asciiTheme="minorEastAsia" w:hAnsiTheme="minorEastAsia" w:hint="eastAsia"/>
              </w:rPr>
              <w:t>、圖片上傳、留言、按</w:t>
            </w:r>
            <w:proofErr w:type="gramStart"/>
            <w:r w:rsidRPr="0077574F">
              <w:rPr>
                <w:rFonts w:asciiTheme="minorEastAsia" w:hAnsiTheme="minorEastAsia" w:hint="eastAsia"/>
              </w:rPr>
              <w:t>讚</w:t>
            </w:r>
            <w:proofErr w:type="gramEnd"/>
            <w:r w:rsidRPr="0077574F">
              <w:rPr>
                <w:rFonts w:asciiTheme="minorEastAsia" w:hAnsiTheme="minorEastAsia" w:hint="eastAsia"/>
              </w:rPr>
              <w:t>與收藏</w:t>
            </w:r>
          </w:p>
        </w:tc>
      </w:tr>
      <w:tr w:rsidR="00995EE5" w14:paraId="2AE17AB0" w14:textId="77777777" w:rsidTr="0077574F">
        <w:trPr>
          <w:jc w:val="center"/>
        </w:trPr>
        <w:tc>
          <w:tcPr>
            <w:tcW w:w="2093" w:type="dxa"/>
            <w:shd w:val="clear" w:color="auto" w:fill="D9E2F3" w:themeFill="accent1" w:themeFillTint="33"/>
          </w:tcPr>
          <w:p w14:paraId="76CF7D89" w14:textId="58902C70" w:rsidR="00995EE5" w:rsidRDefault="0077574F" w:rsidP="00995EE5">
            <w:pPr>
              <w:spacing w:afterLines="50" w:after="120"/>
              <w:rPr>
                <w:rFonts w:asciiTheme="minorEastAsia" w:hAnsiTheme="minorEastAsia"/>
              </w:rPr>
            </w:pPr>
            <w:r w:rsidRPr="0077574F">
              <w:rPr>
                <w:rFonts w:asciiTheme="minorEastAsia" w:hAnsiTheme="minorEastAsia" w:hint="eastAsia"/>
              </w:rPr>
              <w:t>追蹤與封鎖</w:t>
            </w:r>
          </w:p>
        </w:tc>
        <w:tc>
          <w:tcPr>
            <w:tcW w:w="6946" w:type="dxa"/>
          </w:tcPr>
          <w:p w14:paraId="110FEC1B" w14:textId="2618F4E4" w:rsidR="00995EE5" w:rsidRDefault="0077574F" w:rsidP="00995EE5">
            <w:pPr>
              <w:spacing w:afterLines="50" w:after="120"/>
              <w:rPr>
                <w:rFonts w:asciiTheme="minorEastAsia" w:hAnsiTheme="minorEastAsia"/>
              </w:rPr>
            </w:pPr>
            <w:r w:rsidRPr="0077574F">
              <w:rPr>
                <w:rFonts w:asciiTheme="minorEastAsia" w:hAnsiTheme="minorEastAsia" w:hint="eastAsia"/>
              </w:rPr>
              <w:t>支援追蹤使用者、取消追蹤、封鎖與解除封鎖</w:t>
            </w:r>
          </w:p>
        </w:tc>
      </w:tr>
      <w:tr w:rsidR="00995EE5" w14:paraId="43AE2A67" w14:textId="77777777" w:rsidTr="0077574F">
        <w:trPr>
          <w:jc w:val="center"/>
        </w:trPr>
        <w:tc>
          <w:tcPr>
            <w:tcW w:w="2093" w:type="dxa"/>
            <w:shd w:val="clear" w:color="auto" w:fill="D9E2F3" w:themeFill="accent1" w:themeFillTint="33"/>
          </w:tcPr>
          <w:p w14:paraId="272C723A" w14:textId="6431AF3F" w:rsidR="00995EE5" w:rsidRDefault="0077574F" w:rsidP="00995EE5">
            <w:pPr>
              <w:spacing w:afterLines="50" w:after="120"/>
              <w:rPr>
                <w:rFonts w:asciiTheme="minorEastAsia" w:hAnsiTheme="minorEastAsia"/>
              </w:rPr>
            </w:pPr>
            <w:r w:rsidRPr="0077574F">
              <w:rPr>
                <w:rFonts w:asciiTheme="minorEastAsia" w:hAnsiTheme="minorEastAsia" w:hint="eastAsia"/>
              </w:rPr>
              <w:t>好友 QR Code</w:t>
            </w:r>
          </w:p>
        </w:tc>
        <w:tc>
          <w:tcPr>
            <w:tcW w:w="6946" w:type="dxa"/>
          </w:tcPr>
          <w:p w14:paraId="6F26EF10" w14:textId="5372043F" w:rsidR="00995EE5" w:rsidRDefault="0077574F" w:rsidP="00995EE5">
            <w:pPr>
              <w:spacing w:afterLines="50" w:after="120"/>
              <w:rPr>
                <w:rFonts w:asciiTheme="minorEastAsia" w:hAnsiTheme="minorEastAsia"/>
              </w:rPr>
            </w:pPr>
            <w:r w:rsidRPr="0077574F">
              <w:rPr>
                <w:rFonts w:asciiTheme="minorEastAsia" w:hAnsiTheme="minorEastAsia" w:hint="eastAsia"/>
              </w:rPr>
              <w:t>透過掃描 QR Code 建立好友關係</w:t>
            </w:r>
          </w:p>
        </w:tc>
      </w:tr>
      <w:tr w:rsidR="00995EE5" w14:paraId="704A6123" w14:textId="77777777" w:rsidTr="0077574F">
        <w:trPr>
          <w:jc w:val="center"/>
        </w:trPr>
        <w:tc>
          <w:tcPr>
            <w:tcW w:w="2093" w:type="dxa"/>
            <w:shd w:val="clear" w:color="auto" w:fill="D9E2F3" w:themeFill="accent1" w:themeFillTint="33"/>
          </w:tcPr>
          <w:p w14:paraId="0B9D9959" w14:textId="33996211" w:rsidR="00995EE5" w:rsidRDefault="0077574F" w:rsidP="00995EE5">
            <w:pPr>
              <w:spacing w:afterLines="50" w:after="120"/>
              <w:rPr>
                <w:rFonts w:asciiTheme="minorEastAsia" w:hAnsiTheme="minorEastAsia"/>
              </w:rPr>
            </w:pPr>
            <w:r w:rsidRPr="0077574F">
              <w:rPr>
                <w:rFonts w:asciiTheme="minorEastAsia" w:hAnsiTheme="minorEastAsia" w:hint="eastAsia"/>
              </w:rPr>
              <w:t>好友對戰</w:t>
            </w:r>
          </w:p>
        </w:tc>
        <w:tc>
          <w:tcPr>
            <w:tcW w:w="6946" w:type="dxa"/>
          </w:tcPr>
          <w:p w14:paraId="38109C56" w14:textId="25C38930" w:rsidR="00995EE5" w:rsidRDefault="0077574F" w:rsidP="00995EE5">
            <w:pPr>
              <w:spacing w:afterLines="50" w:after="120"/>
              <w:rPr>
                <w:rFonts w:asciiTheme="minorEastAsia" w:hAnsiTheme="minorEastAsia"/>
              </w:rPr>
            </w:pPr>
            <w:r w:rsidRPr="0077574F">
              <w:rPr>
                <w:rFonts w:asciiTheme="minorEastAsia" w:hAnsiTheme="minorEastAsia" w:hint="eastAsia"/>
              </w:rPr>
              <w:t>支援加入桌面端建立的好友對戰邀請</w:t>
            </w:r>
          </w:p>
        </w:tc>
      </w:tr>
      <w:tr w:rsidR="00995EE5" w14:paraId="646F7B97" w14:textId="77777777" w:rsidTr="0077574F">
        <w:trPr>
          <w:jc w:val="center"/>
        </w:trPr>
        <w:tc>
          <w:tcPr>
            <w:tcW w:w="2093" w:type="dxa"/>
            <w:shd w:val="clear" w:color="auto" w:fill="D9E2F3" w:themeFill="accent1" w:themeFillTint="33"/>
          </w:tcPr>
          <w:p w14:paraId="707D6A02" w14:textId="7AE49AED" w:rsidR="00995EE5" w:rsidRDefault="0077574F" w:rsidP="00995EE5">
            <w:pPr>
              <w:spacing w:afterLines="50" w:after="120"/>
              <w:rPr>
                <w:rFonts w:asciiTheme="minorEastAsia" w:hAnsiTheme="minorEastAsia"/>
              </w:rPr>
            </w:pPr>
            <w:r w:rsidRPr="0077574F">
              <w:rPr>
                <w:rFonts w:asciiTheme="minorEastAsia" w:hAnsiTheme="minorEastAsia" w:hint="eastAsia"/>
              </w:rPr>
              <w:t>通知設定</w:t>
            </w:r>
          </w:p>
        </w:tc>
        <w:tc>
          <w:tcPr>
            <w:tcW w:w="6946" w:type="dxa"/>
          </w:tcPr>
          <w:p w14:paraId="1658B6F4" w14:textId="5A4C9E63" w:rsidR="00995EE5" w:rsidRDefault="0077574F" w:rsidP="00995EE5">
            <w:pPr>
              <w:spacing w:afterLines="50" w:after="120"/>
              <w:rPr>
                <w:rFonts w:asciiTheme="minorEastAsia" w:hAnsiTheme="minorEastAsia"/>
              </w:rPr>
            </w:pPr>
            <w:r w:rsidRPr="0077574F">
              <w:rPr>
                <w:rFonts w:asciiTheme="minorEastAsia" w:hAnsiTheme="minorEastAsia" w:hint="eastAsia"/>
              </w:rPr>
              <w:t>提供推播通知與不同通知類別設定</w:t>
            </w:r>
          </w:p>
        </w:tc>
      </w:tr>
      <w:tr w:rsidR="00995EE5" w14:paraId="78681B0C" w14:textId="77777777" w:rsidTr="0077574F">
        <w:trPr>
          <w:jc w:val="center"/>
        </w:trPr>
        <w:tc>
          <w:tcPr>
            <w:tcW w:w="2093" w:type="dxa"/>
            <w:shd w:val="clear" w:color="auto" w:fill="D9E2F3" w:themeFill="accent1" w:themeFillTint="33"/>
          </w:tcPr>
          <w:p w14:paraId="4FF01BDD" w14:textId="7988F861" w:rsidR="00995EE5" w:rsidRDefault="0077574F" w:rsidP="00995EE5">
            <w:pPr>
              <w:spacing w:afterLines="50" w:after="120"/>
              <w:rPr>
                <w:rFonts w:asciiTheme="minorEastAsia" w:hAnsiTheme="minorEastAsia"/>
              </w:rPr>
            </w:pPr>
            <w:r w:rsidRPr="0077574F">
              <w:rPr>
                <w:rFonts w:asciiTheme="minorEastAsia" w:hAnsiTheme="minorEastAsia" w:hint="eastAsia"/>
              </w:rPr>
              <w:t>AI 教練聊天室</w:t>
            </w:r>
          </w:p>
        </w:tc>
        <w:tc>
          <w:tcPr>
            <w:tcW w:w="6946" w:type="dxa"/>
          </w:tcPr>
          <w:p w14:paraId="4969BC42" w14:textId="309E6664" w:rsidR="00995EE5" w:rsidRDefault="0077574F" w:rsidP="00995EE5">
            <w:pPr>
              <w:spacing w:afterLines="50" w:after="120"/>
              <w:rPr>
                <w:rFonts w:asciiTheme="minorEastAsia" w:hAnsiTheme="minorEastAsia"/>
              </w:rPr>
            </w:pPr>
            <w:r w:rsidRPr="0077574F">
              <w:rPr>
                <w:rFonts w:asciiTheme="minorEastAsia" w:hAnsiTheme="minorEastAsia" w:hint="eastAsia"/>
              </w:rPr>
              <w:t>透過手機端輸入問題，取得 AI Coach 的訓練建議與聊天回覆</w:t>
            </w:r>
          </w:p>
        </w:tc>
      </w:tr>
    </w:tbl>
    <w:p w14:paraId="39EE9981" w14:textId="46AEA1EA" w:rsidR="00852EA6" w:rsidRDefault="00852EA6" w:rsidP="00995EE5">
      <w:pPr>
        <w:spacing w:afterLines="50" w:after="120"/>
        <w:ind w:firstLineChars="200" w:firstLine="500"/>
        <w:rPr>
          <w:rFonts w:asciiTheme="minorEastAsia" w:hAnsiTheme="minorEastAsia"/>
        </w:rPr>
      </w:pPr>
    </w:p>
    <w:p w14:paraId="348668AC" w14:textId="77777777" w:rsidR="00852EA6" w:rsidRDefault="00852EA6">
      <w:pPr>
        <w:rPr>
          <w:rFonts w:asciiTheme="minorEastAsia" w:hAnsiTheme="minorEastAsia"/>
        </w:rPr>
      </w:pPr>
      <w:r>
        <w:rPr>
          <w:rFonts w:asciiTheme="minorEastAsia" w:hAnsiTheme="minorEastAsia"/>
        </w:rPr>
        <w:br w:type="page"/>
      </w:r>
    </w:p>
    <w:p w14:paraId="352E0FDE" w14:textId="52A7F198" w:rsidR="006A16B6" w:rsidRDefault="006A16B6" w:rsidP="00852EA6">
      <w:pPr>
        <w:spacing w:afterLines="50" w:after="120"/>
        <w:rPr>
          <w:rFonts w:asciiTheme="minorEastAsia" w:hAnsiTheme="minorEastAsia"/>
          <w:b/>
          <w:bCs/>
          <w:sz w:val="32"/>
          <w:szCs w:val="32"/>
        </w:rPr>
      </w:pPr>
      <w:r>
        <w:rPr>
          <w:rFonts w:asciiTheme="minorEastAsia" w:hAnsiTheme="minorEastAsia" w:hint="eastAsia"/>
          <w:b/>
          <w:bCs/>
          <w:sz w:val="32"/>
          <w:szCs w:val="32"/>
        </w:rPr>
        <w:lastRenderedPageBreak/>
        <w:t>七</w:t>
      </w:r>
      <w:r w:rsidRPr="00EA6B66">
        <w:rPr>
          <w:rFonts w:asciiTheme="minorEastAsia" w:hAnsiTheme="minorEastAsia" w:hint="eastAsia"/>
          <w:b/>
          <w:bCs/>
          <w:sz w:val="32"/>
          <w:szCs w:val="32"/>
        </w:rPr>
        <w:t>、</w:t>
      </w:r>
      <w:r w:rsidRPr="006A16B6">
        <w:rPr>
          <w:rFonts w:asciiTheme="minorEastAsia" w:hAnsiTheme="minorEastAsia" w:hint="eastAsia"/>
          <w:b/>
          <w:bCs/>
          <w:sz w:val="32"/>
          <w:szCs w:val="32"/>
        </w:rPr>
        <w:t>實驗結果與成果展示</w:t>
      </w:r>
    </w:p>
    <w:p w14:paraId="2E338A8D" w14:textId="3B3FD7FC" w:rsidR="006A16B6" w:rsidRPr="006A16B6" w:rsidRDefault="006A16B6" w:rsidP="006A16B6">
      <w:pPr>
        <w:spacing w:afterLines="50" w:after="120"/>
        <w:ind w:firstLineChars="200" w:firstLine="500"/>
        <w:rPr>
          <w:rFonts w:asciiTheme="minorEastAsia" w:hAnsiTheme="minorEastAsia"/>
        </w:rPr>
      </w:pPr>
      <w:r w:rsidRPr="006A16B6">
        <w:rPr>
          <w:rFonts w:asciiTheme="minorEastAsia" w:hAnsiTheme="minorEastAsia"/>
        </w:rPr>
        <w:t>本章節將針對本專題系統的實作成果進行說明，並透過實際操作畫面、功能測試結果與系統輸出資料，展示系統在不同使用情境下的執行成效。實驗結果主要聚焦於系統功能是否符合原先設計目標，包括影像辨識、球局分析、數據呈現、使用者操作流程與整體系統穩定性等面向。</w:t>
      </w:r>
    </w:p>
    <w:p w14:paraId="0A56FCC5" w14:textId="77777777" w:rsidR="006A16B6" w:rsidRPr="006A16B6" w:rsidRDefault="006A16B6" w:rsidP="006A16B6">
      <w:pPr>
        <w:spacing w:afterLines="50" w:after="120"/>
        <w:ind w:firstLineChars="200" w:firstLine="500"/>
        <w:rPr>
          <w:rFonts w:asciiTheme="minorEastAsia" w:hAnsiTheme="minorEastAsia"/>
        </w:rPr>
      </w:pPr>
      <w:r w:rsidRPr="006A16B6">
        <w:rPr>
          <w:rFonts w:asciiTheme="minorEastAsia" w:hAnsiTheme="minorEastAsia"/>
        </w:rPr>
        <w:t>透過本次成果展示，可以驗證系統是否能有效協助使用者記錄與分析撞球練習過程，並將原本不易量化的擊球表現轉換為</w:t>
      </w:r>
      <w:proofErr w:type="gramStart"/>
      <w:r w:rsidRPr="006A16B6">
        <w:rPr>
          <w:rFonts w:asciiTheme="minorEastAsia" w:hAnsiTheme="minorEastAsia"/>
        </w:rPr>
        <w:t>可視化數據</w:t>
      </w:r>
      <w:proofErr w:type="gramEnd"/>
      <w:r w:rsidRPr="006A16B6">
        <w:rPr>
          <w:rFonts w:asciiTheme="minorEastAsia" w:hAnsiTheme="minorEastAsia"/>
        </w:rPr>
        <w:t>與分析結果。以下將依照各項核心功能進行展示與說明，並搭配測試結果分析系統在實際應用上的可行性與限制。</w:t>
      </w:r>
    </w:p>
    <w:p w14:paraId="6A9FF2F0" w14:textId="15B49945" w:rsidR="006A16B6" w:rsidRDefault="00B71E09" w:rsidP="00B71E09">
      <w:pPr>
        <w:spacing w:afterLines="50" w:after="120"/>
        <w:rPr>
          <w:rFonts w:asciiTheme="minorEastAsia" w:hAnsiTheme="minorEastAsia"/>
          <w:b/>
          <w:bCs/>
          <w:sz w:val="28"/>
          <w:szCs w:val="28"/>
        </w:rPr>
      </w:pPr>
      <w:r w:rsidRPr="00B71E09">
        <w:rPr>
          <w:rFonts w:asciiTheme="minorEastAsia" w:hAnsiTheme="minorEastAsia"/>
          <w:b/>
          <w:bCs/>
          <w:sz w:val="28"/>
          <w:szCs w:val="28"/>
        </w:rPr>
        <w:t>(</w:t>
      </w:r>
      <w:proofErr w:type="gramStart"/>
      <w:r w:rsidRPr="00B71E09">
        <w:rPr>
          <w:rFonts w:asciiTheme="minorEastAsia" w:hAnsiTheme="minorEastAsia"/>
          <w:b/>
          <w:bCs/>
          <w:sz w:val="28"/>
          <w:szCs w:val="28"/>
        </w:rPr>
        <w:t>一</w:t>
      </w:r>
      <w:proofErr w:type="gramEnd"/>
      <w:r>
        <w:rPr>
          <w:rFonts w:asciiTheme="minorEastAsia" w:hAnsiTheme="minorEastAsia"/>
          <w:b/>
          <w:bCs/>
          <w:sz w:val="28"/>
          <w:szCs w:val="28"/>
        </w:rPr>
        <w:t xml:space="preserve">) </w:t>
      </w:r>
      <w:r w:rsidRPr="00B71E09">
        <w:rPr>
          <w:rFonts w:asciiTheme="minorEastAsia" w:hAnsiTheme="minorEastAsia"/>
          <w:b/>
          <w:bCs/>
          <w:sz w:val="28"/>
          <w:szCs w:val="28"/>
        </w:rPr>
        <w:t>登入介面與使用者入口</w:t>
      </w:r>
    </w:p>
    <w:p w14:paraId="09725F87" w14:textId="77777777" w:rsidR="00B71E09" w:rsidRDefault="00B71E09" w:rsidP="00B71E09">
      <w:pPr>
        <w:spacing w:afterLines="50" w:after="120"/>
        <w:ind w:firstLineChars="200" w:firstLine="500"/>
        <w:rPr>
          <w:rFonts w:asciiTheme="minorEastAsia" w:hAnsiTheme="minorEastAsia"/>
        </w:rPr>
      </w:pPr>
      <w:r w:rsidRPr="00B71E09">
        <w:rPr>
          <w:rFonts w:asciiTheme="minorEastAsia" w:hAnsiTheme="minorEastAsia"/>
        </w:rPr>
        <w:t xml:space="preserve">系統啟動後，首先進入 </w:t>
      </w:r>
      <w:proofErr w:type="spellStart"/>
      <w:r w:rsidRPr="00B71E09">
        <w:rPr>
          <w:rFonts w:asciiTheme="minorEastAsia" w:hAnsiTheme="minorEastAsia"/>
        </w:rPr>
        <w:t>CueVex</w:t>
      </w:r>
      <w:proofErr w:type="spellEnd"/>
      <w:r w:rsidRPr="00B71E09">
        <w:rPr>
          <w:rFonts w:asciiTheme="minorEastAsia" w:hAnsiTheme="minorEastAsia"/>
        </w:rPr>
        <w:t xml:space="preserve"> 撞球分析系統的首頁畫面，如 Figure 12 所示。首頁以深色背景搭配系統名稱作為主要視覺，呈現簡潔且專注的操作入口。使用者可透過「開始探索」按鈕進入系統身分選擇流程，進一步選擇登入、註冊或以訪客身分進入主程式。</w:t>
      </w:r>
    </w:p>
    <w:p w14:paraId="2C970BF8" w14:textId="7A28A77B" w:rsidR="00B71E09" w:rsidRDefault="00B71E09" w:rsidP="00B71E09">
      <w:pPr>
        <w:spacing w:afterLines="50" w:after="120"/>
        <w:rPr>
          <w:rFonts w:asciiTheme="minorEastAsia" w:hAnsiTheme="minorEastAsia"/>
        </w:rPr>
      </w:pPr>
      <w:r w:rsidRPr="00B71E09">
        <w:rPr>
          <w:rFonts w:asciiTheme="minorEastAsia" w:hAnsiTheme="minorEastAsia"/>
        </w:rPr>
        <w:drawing>
          <wp:inline distT="0" distB="0" distL="0" distR="0" wp14:anchorId="04AE0403" wp14:editId="5BE4D197">
            <wp:extent cx="6285660" cy="3015343"/>
            <wp:effectExtent l="0" t="0" r="0" b="0"/>
            <wp:docPr id="7328246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4676" name=""/>
                    <pic:cNvPicPr/>
                  </pic:nvPicPr>
                  <pic:blipFill>
                    <a:blip r:embed="rId24"/>
                    <a:stretch>
                      <a:fillRect/>
                    </a:stretch>
                  </pic:blipFill>
                  <pic:spPr>
                    <a:xfrm>
                      <a:off x="0" y="0"/>
                      <a:ext cx="6303800" cy="3024045"/>
                    </a:xfrm>
                    <a:prstGeom prst="rect">
                      <a:avLst/>
                    </a:prstGeom>
                  </pic:spPr>
                </pic:pic>
              </a:graphicData>
            </a:graphic>
          </wp:inline>
        </w:drawing>
      </w:r>
    </w:p>
    <w:p w14:paraId="45A3E933" w14:textId="1663B15C" w:rsidR="00B71E09" w:rsidRPr="00B71E09" w:rsidRDefault="00B71E09" w:rsidP="00B71E09">
      <w:pPr>
        <w:spacing w:afterLines="50" w:after="120"/>
        <w:jc w:val="center"/>
        <w:rPr>
          <w:rFonts w:asciiTheme="minorEastAsia" w:hAnsiTheme="minorEastAsia" w:hint="eastAsia"/>
          <w:sz w:val="20"/>
          <w:szCs w:val="20"/>
        </w:rPr>
      </w:pPr>
      <w:r w:rsidRPr="00B71E09">
        <w:rPr>
          <w:rFonts w:asciiTheme="minorEastAsia" w:hAnsiTheme="minorEastAsia"/>
          <w:sz w:val="20"/>
          <w:szCs w:val="20"/>
        </w:rPr>
        <w:t>Figure 12 登入介面首頁畫面</w:t>
      </w:r>
    </w:p>
    <w:p w14:paraId="03C76B27" w14:textId="77777777" w:rsidR="00B71E09" w:rsidRPr="00B71E09" w:rsidRDefault="00B71E09" w:rsidP="00B71E09">
      <w:pPr>
        <w:spacing w:afterLines="50" w:after="120"/>
        <w:ind w:firstLineChars="200" w:firstLine="500"/>
        <w:rPr>
          <w:rFonts w:asciiTheme="minorEastAsia" w:hAnsiTheme="minorEastAsia"/>
        </w:rPr>
      </w:pPr>
      <w:r w:rsidRPr="00B71E09">
        <w:rPr>
          <w:rFonts w:asciiTheme="minorEastAsia" w:hAnsiTheme="minorEastAsia"/>
        </w:rPr>
        <w:t>進入身分選擇頁面後，系統提供三種使用方式，分別為「登入現有帳號」、「註冊新帳號」以及「以訪客身分進入」，如 Figure 13 所示。此設計可滿足不同使用者情境：已註冊使用者可登入帳號以保存個人化資料與歷史紀錄；新使用者可建立帳號開始累積分析數據；若使用者僅需快速體驗系統功能，也可選擇訪客模式進入。</w:t>
      </w:r>
    </w:p>
    <w:p w14:paraId="146677FC" w14:textId="77777777" w:rsidR="00B71E09" w:rsidRPr="00B71E09" w:rsidRDefault="00B71E09" w:rsidP="00B71E09">
      <w:pPr>
        <w:spacing w:afterLines="50" w:after="120"/>
        <w:rPr>
          <w:rFonts w:asciiTheme="minorEastAsia" w:hAnsiTheme="minorEastAsia"/>
        </w:rPr>
      </w:pPr>
      <w:r w:rsidRPr="00B71E09">
        <w:rPr>
          <w:rFonts w:asciiTheme="minorEastAsia" w:hAnsiTheme="minorEastAsia"/>
        </w:rPr>
        <w:t>透過此登入入口設計，系統能在保持操作流程簡潔的同時，兼顧正式使用與快速體驗兩種需求，並為後續的個人化數據分析、歷史紀錄查詢與成果展示功能建立使用者識別基礎。</w:t>
      </w:r>
    </w:p>
    <w:p w14:paraId="4371B281" w14:textId="52069394" w:rsidR="00B71E09" w:rsidRPr="00B71E09" w:rsidRDefault="00B71E09" w:rsidP="00B71E09">
      <w:pPr>
        <w:spacing w:afterLines="50" w:after="120"/>
        <w:rPr>
          <w:rFonts w:asciiTheme="minorEastAsia" w:hAnsiTheme="minorEastAsia" w:hint="eastAsia"/>
          <w:b/>
          <w:bCs/>
          <w:sz w:val="28"/>
          <w:szCs w:val="28"/>
        </w:rPr>
      </w:pPr>
      <w:r w:rsidRPr="00B71E09">
        <w:rPr>
          <w:rFonts w:asciiTheme="minorEastAsia" w:hAnsiTheme="minorEastAsia"/>
          <w:b/>
          <w:bCs/>
          <w:sz w:val="28"/>
          <w:szCs w:val="28"/>
        </w:rPr>
        <w:lastRenderedPageBreak/>
        <w:drawing>
          <wp:inline distT="0" distB="0" distL="0" distR="0" wp14:anchorId="61586A42" wp14:editId="1F27536E">
            <wp:extent cx="6120765" cy="2925445"/>
            <wp:effectExtent l="0" t="0" r="0" b="0"/>
            <wp:docPr id="1701401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1823" name=""/>
                    <pic:cNvPicPr/>
                  </pic:nvPicPr>
                  <pic:blipFill>
                    <a:blip r:embed="rId25"/>
                    <a:stretch>
                      <a:fillRect/>
                    </a:stretch>
                  </pic:blipFill>
                  <pic:spPr>
                    <a:xfrm>
                      <a:off x="0" y="0"/>
                      <a:ext cx="6120765" cy="2925445"/>
                    </a:xfrm>
                    <a:prstGeom prst="rect">
                      <a:avLst/>
                    </a:prstGeom>
                  </pic:spPr>
                </pic:pic>
              </a:graphicData>
            </a:graphic>
          </wp:inline>
        </w:drawing>
      </w:r>
    </w:p>
    <w:p w14:paraId="45C042B6" w14:textId="01C14964" w:rsidR="00B71E09" w:rsidRDefault="00B71E09" w:rsidP="00B71E09">
      <w:pPr>
        <w:jc w:val="center"/>
        <w:rPr>
          <w:sz w:val="20"/>
          <w:szCs w:val="20"/>
        </w:rPr>
      </w:pPr>
      <w:r w:rsidRPr="00B71E09">
        <w:rPr>
          <w:rFonts w:hint="eastAsia"/>
          <w:sz w:val="20"/>
          <w:szCs w:val="20"/>
        </w:rPr>
        <w:t xml:space="preserve">Figure 13 </w:t>
      </w:r>
      <w:r w:rsidRPr="00B71E09">
        <w:rPr>
          <w:rFonts w:hint="eastAsia"/>
          <w:sz w:val="20"/>
          <w:szCs w:val="20"/>
        </w:rPr>
        <w:t>使用者身分選擇畫面</w:t>
      </w:r>
    </w:p>
    <w:p w14:paraId="274F01A7" w14:textId="7B586E22" w:rsidR="001A2FF3" w:rsidRPr="001A2FF3" w:rsidRDefault="001A2FF3" w:rsidP="001A2FF3">
      <w:pPr>
        <w:spacing w:afterLines="50" w:after="120"/>
        <w:rPr>
          <w:rFonts w:hint="eastAsia"/>
          <w:sz w:val="28"/>
          <w:szCs w:val="28"/>
        </w:rPr>
      </w:pPr>
      <w:r w:rsidRPr="001A2FF3">
        <w:rPr>
          <w:b/>
          <w:bCs/>
          <w:sz w:val="28"/>
          <w:szCs w:val="28"/>
        </w:rPr>
        <w:t>(</w:t>
      </w:r>
      <w:r w:rsidRPr="001A2FF3">
        <w:rPr>
          <w:b/>
          <w:bCs/>
          <w:sz w:val="28"/>
          <w:szCs w:val="28"/>
        </w:rPr>
        <w:t>二</w:t>
      </w:r>
      <w:r w:rsidRPr="001A2FF3">
        <w:rPr>
          <w:b/>
          <w:bCs/>
          <w:sz w:val="28"/>
          <w:szCs w:val="28"/>
        </w:rPr>
        <w:t xml:space="preserve">) </w:t>
      </w:r>
      <w:r w:rsidRPr="001A2FF3">
        <w:rPr>
          <w:b/>
          <w:bCs/>
          <w:sz w:val="28"/>
          <w:szCs w:val="28"/>
        </w:rPr>
        <w:t>註冊新帳號功能</w:t>
      </w:r>
    </w:p>
    <w:p w14:paraId="1CFF3B09" w14:textId="77777777" w:rsidR="001A2FF3" w:rsidRPr="001A2FF3" w:rsidRDefault="001A2FF3" w:rsidP="001A2FF3">
      <w:pPr>
        <w:spacing w:afterLines="50" w:after="120"/>
        <w:ind w:firstLineChars="200" w:firstLine="500"/>
      </w:pPr>
      <w:r w:rsidRPr="001A2FF3">
        <w:t>使用者若尚未擁有帳號，可透過註冊功能建立新的個人帳號，如</w:t>
      </w:r>
      <w:r w:rsidRPr="001A2FF3">
        <w:t xml:space="preserve"> Figure 14 </w:t>
      </w:r>
      <w:r w:rsidRPr="001A2FF3">
        <w:t>至</w:t>
      </w:r>
      <w:r w:rsidRPr="001A2FF3">
        <w:t xml:space="preserve"> Figure 16 </w:t>
      </w:r>
      <w:r w:rsidRPr="001A2FF3">
        <w:t>所示。註冊流程採用分段式表單設計，依序讓使用者輸入使用者名稱、設定密碼與選擇安全問題，降低一次填寫過多資料造成的操作負擔。</w:t>
      </w:r>
    </w:p>
    <w:p w14:paraId="06889A2C" w14:textId="77777777" w:rsidR="001A2FF3" w:rsidRPr="001A2FF3" w:rsidRDefault="001A2FF3" w:rsidP="001A2FF3">
      <w:pPr>
        <w:spacing w:afterLines="50" w:after="120"/>
        <w:ind w:firstLineChars="200" w:firstLine="500"/>
      </w:pPr>
      <w:r w:rsidRPr="001A2FF3">
        <w:t>在第一階段中，使用者需輸入欲建立的使用者名稱，如</w:t>
      </w:r>
      <w:r w:rsidRPr="001A2FF3">
        <w:t xml:space="preserve"> Figure 14 </w:t>
      </w:r>
      <w:r w:rsidRPr="001A2FF3">
        <w:t>所示；第二階段則進行密碼與確認密碼設定，並提供顯示密碼功能，方便使用者確認輸入內容是否正確，如</w:t>
      </w:r>
      <w:r w:rsidRPr="001A2FF3">
        <w:t xml:space="preserve"> Figure 15 </w:t>
      </w:r>
      <w:r w:rsidRPr="001A2FF3">
        <w:t>所示；第三階段則讓使用者選擇安全問題，如</w:t>
      </w:r>
      <w:r w:rsidRPr="001A2FF3">
        <w:t xml:space="preserve"> Figure 16 </w:t>
      </w:r>
      <w:r w:rsidRPr="001A2FF3">
        <w:t>所示，作為後續帳號驗證或密碼復原時的輔助依據。</w:t>
      </w:r>
    </w:p>
    <w:p w14:paraId="418F2B8D" w14:textId="77777777" w:rsidR="001A2FF3" w:rsidRPr="001A2FF3" w:rsidRDefault="001A2FF3" w:rsidP="001A2FF3">
      <w:pPr>
        <w:spacing w:afterLines="50" w:after="120"/>
        <w:ind w:firstLineChars="200" w:firstLine="500"/>
      </w:pPr>
      <w:r w:rsidRPr="001A2FF3">
        <w:t>透過此註冊流程設計，系統能引導使用者逐步完成帳號建立，並在帳號資料、密碼設定與安全驗證之間建立基本保護機制，使使用者能夠順利進入後續個人化分析與資料保存功能。</w:t>
      </w:r>
    </w:p>
    <w:p w14:paraId="7A23CC6D" w14:textId="00428B13" w:rsidR="001A2FF3" w:rsidRDefault="001A2FF3" w:rsidP="001A2FF3">
      <w:pPr>
        <w:jc w:val="center"/>
        <w:rPr>
          <w:noProof/>
        </w:rPr>
      </w:pPr>
      <w:r w:rsidRPr="001A2FF3">
        <w:drawing>
          <wp:inline distT="0" distB="0" distL="0" distR="0" wp14:anchorId="09548C71" wp14:editId="05754E1E">
            <wp:extent cx="2911929" cy="2236287"/>
            <wp:effectExtent l="0" t="0" r="0" b="0"/>
            <wp:docPr id="19650783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78353" name=""/>
                    <pic:cNvPicPr/>
                  </pic:nvPicPr>
                  <pic:blipFill>
                    <a:blip r:embed="rId26"/>
                    <a:stretch>
                      <a:fillRect/>
                    </a:stretch>
                  </pic:blipFill>
                  <pic:spPr>
                    <a:xfrm>
                      <a:off x="0" y="0"/>
                      <a:ext cx="2984628" cy="2292118"/>
                    </a:xfrm>
                    <a:prstGeom prst="rect">
                      <a:avLst/>
                    </a:prstGeom>
                  </pic:spPr>
                </pic:pic>
              </a:graphicData>
            </a:graphic>
          </wp:inline>
        </w:drawing>
      </w:r>
    </w:p>
    <w:p w14:paraId="54909505" w14:textId="244EEE56" w:rsidR="001A2FF3" w:rsidRPr="001A2FF3" w:rsidRDefault="001A2FF3" w:rsidP="001A2FF3">
      <w:pPr>
        <w:jc w:val="center"/>
        <w:rPr>
          <w:noProof/>
          <w:sz w:val="20"/>
          <w:szCs w:val="20"/>
        </w:rPr>
      </w:pPr>
      <w:r w:rsidRPr="001A2FF3">
        <w:rPr>
          <w:noProof/>
          <w:sz w:val="20"/>
          <w:szCs w:val="20"/>
        </w:rPr>
        <w:t xml:space="preserve">Figure 14 </w:t>
      </w:r>
      <w:r w:rsidRPr="001A2FF3">
        <w:rPr>
          <w:noProof/>
          <w:sz w:val="20"/>
          <w:szCs w:val="20"/>
        </w:rPr>
        <w:t>註冊帳號使用者名稱輸入畫面</w:t>
      </w:r>
    </w:p>
    <w:p w14:paraId="5C093CBA" w14:textId="0CE4B0B3" w:rsidR="001A2FF3" w:rsidRDefault="001A2FF3" w:rsidP="001A2FF3">
      <w:pPr>
        <w:jc w:val="center"/>
        <w:rPr>
          <w:noProof/>
        </w:rPr>
      </w:pPr>
      <w:r w:rsidRPr="001A2FF3">
        <w:lastRenderedPageBreak/>
        <w:drawing>
          <wp:inline distT="0" distB="0" distL="0" distR="0" wp14:anchorId="17E99E42" wp14:editId="03DA5BF7">
            <wp:extent cx="2971800" cy="2688527"/>
            <wp:effectExtent l="0" t="0" r="0" b="0"/>
            <wp:docPr id="7051999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9944" name=""/>
                    <pic:cNvPicPr/>
                  </pic:nvPicPr>
                  <pic:blipFill>
                    <a:blip r:embed="rId27"/>
                    <a:stretch>
                      <a:fillRect/>
                    </a:stretch>
                  </pic:blipFill>
                  <pic:spPr>
                    <a:xfrm>
                      <a:off x="0" y="0"/>
                      <a:ext cx="2971800" cy="2688527"/>
                    </a:xfrm>
                    <a:prstGeom prst="rect">
                      <a:avLst/>
                    </a:prstGeom>
                  </pic:spPr>
                </pic:pic>
              </a:graphicData>
            </a:graphic>
          </wp:inline>
        </w:drawing>
      </w:r>
    </w:p>
    <w:p w14:paraId="5E9ECB28" w14:textId="6A4A658B" w:rsidR="001A2FF3" w:rsidRPr="001A2FF3" w:rsidRDefault="001A2FF3" w:rsidP="001A2FF3">
      <w:pPr>
        <w:spacing w:afterLines="100" w:after="240"/>
        <w:jc w:val="center"/>
        <w:rPr>
          <w:rFonts w:hint="eastAsia"/>
          <w:noProof/>
          <w:sz w:val="20"/>
          <w:szCs w:val="20"/>
        </w:rPr>
      </w:pPr>
      <w:r w:rsidRPr="001A2FF3">
        <w:rPr>
          <w:noProof/>
          <w:sz w:val="20"/>
          <w:szCs w:val="20"/>
        </w:rPr>
        <w:t xml:space="preserve">Figure 15 </w:t>
      </w:r>
      <w:r w:rsidRPr="001A2FF3">
        <w:rPr>
          <w:noProof/>
          <w:sz w:val="20"/>
          <w:szCs w:val="20"/>
        </w:rPr>
        <w:t>註冊帳號密碼設定畫面</w:t>
      </w:r>
    </w:p>
    <w:p w14:paraId="1ED7FC9E" w14:textId="696B90CC" w:rsidR="00B71E09" w:rsidRDefault="001A2FF3" w:rsidP="001A2FF3">
      <w:pPr>
        <w:jc w:val="center"/>
      </w:pPr>
      <w:r w:rsidRPr="001A2FF3">
        <w:rPr>
          <w:noProof/>
        </w:rPr>
        <w:drawing>
          <wp:inline distT="0" distB="0" distL="0" distR="0" wp14:anchorId="35B06759" wp14:editId="1118C77C">
            <wp:extent cx="2968141" cy="2416628"/>
            <wp:effectExtent l="0" t="0" r="0" b="0"/>
            <wp:docPr id="15450874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7448" name=""/>
                    <pic:cNvPicPr/>
                  </pic:nvPicPr>
                  <pic:blipFill>
                    <a:blip r:embed="rId28"/>
                    <a:stretch>
                      <a:fillRect/>
                    </a:stretch>
                  </pic:blipFill>
                  <pic:spPr>
                    <a:xfrm>
                      <a:off x="0" y="0"/>
                      <a:ext cx="2979094" cy="2425546"/>
                    </a:xfrm>
                    <a:prstGeom prst="rect">
                      <a:avLst/>
                    </a:prstGeom>
                  </pic:spPr>
                </pic:pic>
              </a:graphicData>
            </a:graphic>
          </wp:inline>
        </w:drawing>
      </w:r>
    </w:p>
    <w:p w14:paraId="0008272A" w14:textId="77777777" w:rsidR="001A2FF3" w:rsidRPr="001A2FF3" w:rsidRDefault="001A2FF3" w:rsidP="001A2FF3">
      <w:pPr>
        <w:spacing w:afterLines="50" w:after="120"/>
        <w:jc w:val="center"/>
        <w:rPr>
          <w:sz w:val="20"/>
          <w:szCs w:val="20"/>
        </w:rPr>
      </w:pPr>
      <w:r w:rsidRPr="001A2FF3">
        <w:rPr>
          <w:sz w:val="20"/>
          <w:szCs w:val="20"/>
        </w:rPr>
        <w:t xml:space="preserve">Figure 16 </w:t>
      </w:r>
      <w:r w:rsidRPr="001A2FF3">
        <w:rPr>
          <w:sz w:val="20"/>
          <w:szCs w:val="20"/>
        </w:rPr>
        <w:t>註冊帳號安全問題選擇畫面</w:t>
      </w:r>
    </w:p>
    <w:p w14:paraId="3B3E18AA" w14:textId="4FEA15DA" w:rsidR="001A2FF3" w:rsidRPr="001A2FF3" w:rsidRDefault="001A2FF3" w:rsidP="001A2FF3">
      <w:pPr>
        <w:spacing w:afterLines="50" w:after="120"/>
        <w:rPr>
          <w:rFonts w:hint="eastAsia"/>
          <w:sz w:val="28"/>
          <w:szCs w:val="28"/>
        </w:rPr>
      </w:pPr>
      <w:r w:rsidRPr="001A2FF3">
        <w:rPr>
          <w:b/>
          <w:bCs/>
          <w:sz w:val="28"/>
          <w:szCs w:val="28"/>
        </w:rPr>
        <w:t>(</w:t>
      </w:r>
      <w:r w:rsidRPr="001A2FF3">
        <w:rPr>
          <w:b/>
          <w:bCs/>
          <w:sz w:val="28"/>
          <w:szCs w:val="28"/>
        </w:rPr>
        <w:t>三</w:t>
      </w:r>
      <w:r w:rsidRPr="001A2FF3">
        <w:rPr>
          <w:b/>
          <w:bCs/>
          <w:sz w:val="28"/>
          <w:szCs w:val="28"/>
        </w:rPr>
        <w:t xml:space="preserve">) </w:t>
      </w:r>
      <w:r w:rsidRPr="001A2FF3">
        <w:rPr>
          <w:b/>
          <w:bCs/>
          <w:sz w:val="28"/>
          <w:szCs w:val="28"/>
        </w:rPr>
        <w:t>登入現有帳號功能</w:t>
      </w:r>
    </w:p>
    <w:p w14:paraId="5844F737" w14:textId="77777777" w:rsidR="001A2FF3" w:rsidRPr="001A2FF3" w:rsidRDefault="001A2FF3" w:rsidP="001A2FF3">
      <w:pPr>
        <w:spacing w:afterLines="50" w:after="120"/>
        <w:ind w:firstLineChars="200" w:firstLine="500"/>
      </w:pPr>
      <w:r w:rsidRPr="001A2FF3">
        <w:t>完成帳號註冊後，使用者可回到登入畫面並輸入帳號與密碼進入系統，如</w:t>
      </w:r>
      <w:r w:rsidRPr="001A2FF3">
        <w:t xml:space="preserve"> Figure 17 </w:t>
      </w:r>
      <w:r w:rsidRPr="001A2FF3">
        <w:t>所示。登入畫面包含帳號輸入欄位、密碼輸入欄位、顯示密碼選項、登入按鈕與忘記密碼入口，讓使用者能依照一般帳號登入流程完成身分驗證。</w:t>
      </w:r>
    </w:p>
    <w:p w14:paraId="68CCE16E" w14:textId="77777777" w:rsidR="001A2FF3" w:rsidRPr="001A2FF3" w:rsidRDefault="001A2FF3" w:rsidP="001A2FF3">
      <w:pPr>
        <w:spacing w:afterLines="50" w:after="120"/>
        <w:ind w:firstLineChars="200" w:firstLine="500"/>
      </w:pPr>
      <w:r w:rsidRPr="001A2FF3">
        <w:t>當註冊流程完成後，系統會於登入頁面顯示提示訊息，提醒使用者註冊完成並登入新帳號。使用者輸入正確帳號與密碼後，即可進入主系統並使用個人化功能，例如資料紀錄、歷史查詢與分析結果保存等。</w:t>
      </w:r>
    </w:p>
    <w:p w14:paraId="16F11ABF" w14:textId="77777777" w:rsidR="001A2FF3" w:rsidRPr="001A2FF3" w:rsidRDefault="001A2FF3" w:rsidP="001A2FF3">
      <w:pPr>
        <w:ind w:firstLineChars="200" w:firstLine="500"/>
      </w:pPr>
      <w:r w:rsidRPr="001A2FF3">
        <w:t>透過登入功能設計，系統能夠區分不同使用者身分，確保分析資料能對應至正確帳號，並提供後續個人化撞球分析與成果紀錄的基礎。</w:t>
      </w:r>
    </w:p>
    <w:p w14:paraId="4C229B1E" w14:textId="77777777" w:rsidR="001A2FF3" w:rsidRPr="001A2FF3" w:rsidRDefault="001A2FF3" w:rsidP="001A2FF3"/>
    <w:p w14:paraId="44768FCE" w14:textId="24568DC7" w:rsidR="001A2FF3" w:rsidRDefault="001A2FF3" w:rsidP="001A2FF3">
      <w:pPr>
        <w:jc w:val="center"/>
      </w:pPr>
      <w:r w:rsidRPr="001A2FF3">
        <w:lastRenderedPageBreak/>
        <w:drawing>
          <wp:inline distT="0" distB="0" distL="0" distR="0" wp14:anchorId="2789D3C0" wp14:editId="280ED583">
            <wp:extent cx="2790512" cy="3178629"/>
            <wp:effectExtent l="0" t="0" r="0" b="0"/>
            <wp:docPr id="3351587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8723" name=""/>
                    <pic:cNvPicPr/>
                  </pic:nvPicPr>
                  <pic:blipFill>
                    <a:blip r:embed="rId29"/>
                    <a:stretch>
                      <a:fillRect/>
                    </a:stretch>
                  </pic:blipFill>
                  <pic:spPr>
                    <a:xfrm>
                      <a:off x="0" y="0"/>
                      <a:ext cx="2810297" cy="3201166"/>
                    </a:xfrm>
                    <a:prstGeom prst="rect">
                      <a:avLst/>
                    </a:prstGeom>
                  </pic:spPr>
                </pic:pic>
              </a:graphicData>
            </a:graphic>
          </wp:inline>
        </w:drawing>
      </w:r>
    </w:p>
    <w:p w14:paraId="15C26B4C" w14:textId="43EB576C" w:rsidR="001A2FF3" w:rsidRDefault="001A2FF3" w:rsidP="001A2FF3">
      <w:pPr>
        <w:jc w:val="center"/>
        <w:rPr>
          <w:sz w:val="20"/>
          <w:szCs w:val="20"/>
        </w:rPr>
      </w:pPr>
      <w:r w:rsidRPr="001A2FF3">
        <w:rPr>
          <w:sz w:val="20"/>
          <w:szCs w:val="20"/>
        </w:rPr>
        <w:t xml:space="preserve">Figure 17 </w:t>
      </w:r>
      <w:r w:rsidRPr="001A2FF3">
        <w:rPr>
          <w:sz w:val="20"/>
          <w:szCs w:val="20"/>
        </w:rPr>
        <w:t>登入現有帳號畫面</w:t>
      </w:r>
    </w:p>
    <w:p w14:paraId="4AECFBB2" w14:textId="5EED0DA2" w:rsidR="0078521D" w:rsidRPr="0078521D" w:rsidRDefault="0078521D" w:rsidP="0078521D">
      <w:pPr>
        <w:spacing w:afterLines="50" w:after="120"/>
        <w:rPr>
          <w:rFonts w:hint="eastAsia"/>
          <w:b/>
          <w:bCs/>
          <w:sz w:val="28"/>
          <w:szCs w:val="28"/>
        </w:rPr>
      </w:pPr>
      <w:r w:rsidRPr="0078521D">
        <w:rPr>
          <w:b/>
          <w:bCs/>
          <w:sz w:val="28"/>
          <w:szCs w:val="28"/>
        </w:rPr>
        <w:t>(</w:t>
      </w:r>
      <w:r w:rsidRPr="0078521D">
        <w:rPr>
          <w:b/>
          <w:bCs/>
          <w:sz w:val="28"/>
          <w:szCs w:val="28"/>
        </w:rPr>
        <w:t>四</w:t>
      </w:r>
      <w:r w:rsidRPr="0078521D">
        <w:rPr>
          <w:b/>
          <w:bCs/>
          <w:sz w:val="28"/>
          <w:szCs w:val="28"/>
        </w:rPr>
        <w:t xml:space="preserve">) </w:t>
      </w:r>
      <w:proofErr w:type="spellStart"/>
      <w:r w:rsidRPr="0078521D">
        <w:rPr>
          <w:b/>
          <w:bCs/>
          <w:sz w:val="28"/>
          <w:szCs w:val="28"/>
        </w:rPr>
        <w:t>CueVex</w:t>
      </w:r>
      <w:proofErr w:type="spellEnd"/>
      <w:r w:rsidRPr="0078521D">
        <w:rPr>
          <w:b/>
          <w:bCs/>
          <w:sz w:val="28"/>
          <w:szCs w:val="28"/>
        </w:rPr>
        <w:t xml:space="preserve"> </w:t>
      </w:r>
      <w:r w:rsidRPr="0078521D">
        <w:rPr>
          <w:b/>
          <w:bCs/>
          <w:sz w:val="28"/>
          <w:szCs w:val="28"/>
        </w:rPr>
        <w:t>主畫面</w:t>
      </w:r>
    </w:p>
    <w:p w14:paraId="55D771AB" w14:textId="77777777" w:rsidR="00227233" w:rsidRPr="00227233" w:rsidRDefault="0078521D" w:rsidP="00227233">
      <w:pPr>
        <w:spacing w:afterLines="50" w:after="120"/>
        <w:ind w:firstLineChars="200" w:firstLine="500"/>
      </w:pPr>
      <w:r w:rsidRPr="0078521D">
        <w:t>使用者成功登入後，系統會進入</w:t>
      </w:r>
      <w:r w:rsidRPr="0078521D">
        <w:t xml:space="preserve"> </w:t>
      </w:r>
      <w:proofErr w:type="spellStart"/>
      <w:r w:rsidRPr="0078521D">
        <w:t>CueVex</w:t>
      </w:r>
      <w:proofErr w:type="spellEnd"/>
      <w:r w:rsidRPr="0078521D">
        <w:t xml:space="preserve"> </w:t>
      </w:r>
      <w:r w:rsidRPr="0078521D">
        <w:t>的主要操作介面，如</w:t>
      </w:r>
      <w:r w:rsidRPr="0078521D">
        <w:t xml:space="preserve"> Figure 18 </w:t>
      </w:r>
      <w:r w:rsidRPr="0078521D">
        <w:t>所示。主</w:t>
      </w:r>
      <w:r w:rsidR="00227233" w:rsidRPr="00227233">
        <w:t>使用者成功登入後，系統會進入</w:t>
      </w:r>
      <w:r w:rsidR="00227233" w:rsidRPr="00227233">
        <w:t xml:space="preserve"> </w:t>
      </w:r>
      <w:proofErr w:type="spellStart"/>
      <w:r w:rsidR="00227233" w:rsidRPr="00227233">
        <w:t>CueVex</w:t>
      </w:r>
      <w:proofErr w:type="spellEnd"/>
      <w:r w:rsidR="00227233" w:rsidRPr="00227233">
        <w:t xml:space="preserve"> </w:t>
      </w:r>
      <w:r w:rsidR="00227233" w:rsidRPr="00227233">
        <w:t>的主要操作介面，如</w:t>
      </w:r>
      <w:r w:rsidR="00227233" w:rsidRPr="00227233">
        <w:t xml:space="preserve"> Figure 18 </w:t>
      </w:r>
      <w:r w:rsidR="00227233" w:rsidRPr="00227233">
        <w:t>所示。主畫面採用深色系介面設計，能降低長時間觀看影像畫面時的視覺負擔，並使中央的球桌影像更加突出。整體版面以「功能導</w:t>
      </w:r>
      <w:proofErr w:type="gramStart"/>
      <w:r w:rsidR="00227233" w:rsidRPr="00227233">
        <w:t>覽</w:t>
      </w:r>
      <w:proofErr w:type="gramEnd"/>
      <w:r w:rsidR="00227233" w:rsidRPr="00227233">
        <w:t>、影像顯示、辨識控制、狀態資訊與使用者身分」作為主要架構，讓使用者能在同一畫面中掌握系統的主要操作內容。</w:t>
      </w:r>
    </w:p>
    <w:p w14:paraId="45309918" w14:textId="77777777" w:rsidR="00227233" w:rsidRPr="00227233" w:rsidRDefault="00227233" w:rsidP="00227233">
      <w:pPr>
        <w:spacing w:afterLines="50" w:after="120"/>
        <w:ind w:firstLineChars="200" w:firstLine="500"/>
      </w:pPr>
      <w:r w:rsidRPr="00227233">
        <w:t>主畫面上方為功能導</w:t>
      </w:r>
      <w:proofErr w:type="gramStart"/>
      <w:r w:rsidRPr="00227233">
        <w:t>覽</w:t>
      </w:r>
      <w:proofErr w:type="gramEnd"/>
      <w:r w:rsidRPr="00227233">
        <w:t>列，包含「監控」、「分析」、「訓練」、「遊戲」與「歷史」等主要功能。使用者可依照不同需求快速切換頁面，例如在監控頁面查看球桌即時畫面，在分析頁面檢視擊球資料，在訓練頁面進行練習輔助，在遊戲頁面使用對戰相關功能，或在歷史頁面查看過去紀錄。此導</w:t>
      </w:r>
      <w:proofErr w:type="gramStart"/>
      <w:r w:rsidRPr="00227233">
        <w:t>覽</w:t>
      </w:r>
      <w:proofErr w:type="gramEnd"/>
      <w:r w:rsidRPr="00227233">
        <w:t>設計使各項功能分區明確，降低使用者尋找功能的時間。</w:t>
      </w:r>
    </w:p>
    <w:p w14:paraId="746DFDBD" w14:textId="77777777" w:rsidR="00227233" w:rsidRPr="00227233" w:rsidRDefault="00227233" w:rsidP="00227233">
      <w:pPr>
        <w:spacing w:afterLines="50" w:after="120"/>
        <w:ind w:firstLineChars="200" w:firstLine="500"/>
      </w:pPr>
      <w:r w:rsidRPr="00227233">
        <w:t>在畫面右上方設有「啟動辨識」按鈕，作為影像辨識功能的主要控制入口。使用者進入主畫面後，可透過此按鈕啟動系統對球桌畫面的辨識流程，使系統開始偵測球桌上的球體位置與狀態。當辨識功能啟動後，系統即可進一步進行球體追蹤、狀態更新與後續分析，讓即時影像資料轉換為可供判斷與分析的系統資訊。</w:t>
      </w:r>
    </w:p>
    <w:p w14:paraId="3AAC3B90" w14:textId="77777777" w:rsidR="00227233" w:rsidRPr="00227233" w:rsidRDefault="00227233" w:rsidP="00227233">
      <w:pPr>
        <w:spacing w:afterLines="50" w:after="120"/>
        <w:ind w:firstLineChars="200" w:firstLine="500"/>
      </w:pPr>
      <w:r w:rsidRPr="00227233">
        <w:t>畫面中央為主要影像顯示區，用於呈現撞球桌的即時畫面，是整個系統操作與分析的核心區域。透過即時影像，使用者可以觀察球桌上的球體位置與整體狀態，並作為後續辨識、分析與策略輔助功能的基礎。影像區下方則保留系統狀態資訊區，可呈現辨識狀態、連線狀態與系統執行情況，協助使用者確認目前系統是否正常運作。</w:t>
      </w:r>
    </w:p>
    <w:p w14:paraId="4FC36CEB" w14:textId="3C7360EB" w:rsidR="0078521D" w:rsidRPr="00227233" w:rsidRDefault="00227233" w:rsidP="00227233">
      <w:pPr>
        <w:spacing w:afterLines="50" w:after="120"/>
        <w:ind w:firstLineChars="200" w:firstLine="500"/>
        <w:rPr>
          <w:rFonts w:hint="eastAsia"/>
        </w:rPr>
      </w:pPr>
      <w:r w:rsidRPr="00227233">
        <w:t>左側</w:t>
      </w:r>
      <w:proofErr w:type="gramStart"/>
      <w:r w:rsidRPr="00227233">
        <w:t>側</w:t>
      </w:r>
      <w:proofErr w:type="gramEnd"/>
      <w:r w:rsidRPr="00227233">
        <w:t>欄則作為輔助功能區，主要用於放置</w:t>
      </w:r>
      <w:r w:rsidRPr="00227233">
        <w:t xml:space="preserve"> AI </w:t>
      </w:r>
      <w:r w:rsidRPr="00227233">
        <w:t>教練或相關設定項目，使使用者在觀看球桌畫面的同時，也能取得輔助建議或進行必要設定。右上角顯示目前登入帳號與操作狀態，讓使用者能確認當前身分，並確保後續產生的分析資料能正確對應至個人帳號。</w:t>
      </w:r>
    </w:p>
    <w:p w14:paraId="18C147DA" w14:textId="3A183A9F" w:rsidR="0078521D" w:rsidRDefault="0078521D" w:rsidP="00227233">
      <w:pPr>
        <w:spacing w:afterLines="50" w:after="120"/>
        <w:jc w:val="center"/>
        <w:rPr>
          <w:sz w:val="20"/>
          <w:szCs w:val="20"/>
        </w:rPr>
      </w:pPr>
      <w:r w:rsidRPr="0078521D">
        <w:rPr>
          <w:sz w:val="20"/>
          <w:szCs w:val="20"/>
        </w:rPr>
        <w:lastRenderedPageBreak/>
        <w:drawing>
          <wp:inline distT="0" distB="0" distL="0" distR="0" wp14:anchorId="179035AA" wp14:editId="211194BC">
            <wp:extent cx="6120765" cy="2926080"/>
            <wp:effectExtent l="0" t="0" r="0" b="0"/>
            <wp:docPr id="9121302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0282" name=""/>
                    <pic:cNvPicPr/>
                  </pic:nvPicPr>
                  <pic:blipFill>
                    <a:blip r:embed="rId30"/>
                    <a:stretch>
                      <a:fillRect/>
                    </a:stretch>
                  </pic:blipFill>
                  <pic:spPr>
                    <a:xfrm>
                      <a:off x="0" y="0"/>
                      <a:ext cx="6120765" cy="2926080"/>
                    </a:xfrm>
                    <a:prstGeom prst="rect">
                      <a:avLst/>
                    </a:prstGeom>
                  </pic:spPr>
                </pic:pic>
              </a:graphicData>
            </a:graphic>
          </wp:inline>
        </w:drawing>
      </w:r>
      <w:r w:rsidR="00227233">
        <w:rPr>
          <w:sz w:val="20"/>
          <w:szCs w:val="20"/>
        </w:rPr>
        <w:br/>
      </w:r>
      <w:r w:rsidR="00227233" w:rsidRPr="00227233">
        <w:rPr>
          <w:sz w:val="20"/>
          <w:szCs w:val="20"/>
        </w:rPr>
        <w:t xml:space="preserve">Figure 18 </w:t>
      </w:r>
      <w:proofErr w:type="spellStart"/>
      <w:r w:rsidR="00227233" w:rsidRPr="00227233">
        <w:rPr>
          <w:sz w:val="20"/>
          <w:szCs w:val="20"/>
        </w:rPr>
        <w:t>CueVex</w:t>
      </w:r>
      <w:proofErr w:type="spellEnd"/>
      <w:r w:rsidR="00227233" w:rsidRPr="00227233">
        <w:rPr>
          <w:sz w:val="20"/>
          <w:szCs w:val="20"/>
        </w:rPr>
        <w:t xml:space="preserve"> </w:t>
      </w:r>
      <w:r w:rsidR="00227233" w:rsidRPr="00227233">
        <w:rPr>
          <w:sz w:val="20"/>
          <w:szCs w:val="20"/>
        </w:rPr>
        <w:t>主畫面</w:t>
      </w:r>
    </w:p>
    <w:p w14:paraId="61DD9208" w14:textId="6EC985A9" w:rsidR="00227233" w:rsidRDefault="00227233" w:rsidP="00227233">
      <w:pPr>
        <w:spacing w:afterLines="50" w:after="120"/>
        <w:ind w:firstLineChars="200" w:firstLine="500"/>
      </w:pPr>
      <w:r w:rsidRPr="00227233">
        <w:t>左下角設有「設定」入口，使用者點選後會開啟帳號與系統操作選單，如</w:t>
      </w:r>
      <w:r w:rsidRPr="00227233">
        <w:t xml:space="preserve"> Figure 19 </w:t>
      </w:r>
      <w:r w:rsidRPr="00227233">
        <w:t>所示。選單中會顯示目前登入帳號，並提供「帳號管理」、「設定」與「登出」等功能。使用者可透過此區域進行個人帳號資料管理、調整系統設定，或在使用結束後登出帳號，確保個人資料與分析紀錄的使用安全。</w:t>
      </w:r>
    </w:p>
    <w:p w14:paraId="23873EEC" w14:textId="66B744CE" w:rsidR="00227233" w:rsidRDefault="00227233" w:rsidP="00227233">
      <w:pPr>
        <w:ind w:firstLineChars="200" w:firstLine="480"/>
        <w:jc w:val="center"/>
      </w:pPr>
      <w:r w:rsidRPr="00227233">
        <w:drawing>
          <wp:inline distT="0" distB="0" distL="0" distR="0" wp14:anchorId="1FD77764" wp14:editId="280C0807">
            <wp:extent cx="2994920" cy="2499577"/>
            <wp:effectExtent l="0" t="0" r="0" b="0"/>
            <wp:docPr id="10030834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3469" name=""/>
                    <pic:cNvPicPr/>
                  </pic:nvPicPr>
                  <pic:blipFill>
                    <a:blip r:embed="rId31"/>
                    <a:stretch>
                      <a:fillRect/>
                    </a:stretch>
                  </pic:blipFill>
                  <pic:spPr>
                    <a:xfrm>
                      <a:off x="0" y="0"/>
                      <a:ext cx="2994920" cy="2499577"/>
                    </a:xfrm>
                    <a:prstGeom prst="rect">
                      <a:avLst/>
                    </a:prstGeom>
                  </pic:spPr>
                </pic:pic>
              </a:graphicData>
            </a:graphic>
          </wp:inline>
        </w:drawing>
      </w:r>
    </w:p>
    <w:p w14:paraId="3D6A1FE6" w14:textId="34256DC0" w:rsidR="00227233" w:rsidRPr="00227233" w:rsidRDefault="00227233" w:rsidP="00227233">
      <w:pPr>
        <w:spacing w:afterLines="50" w:after="120"/>
        <w:ind w:firstLineChars="200" w:firstLine="420"/>
        <w:jc w:val="center"/>
        <w:rPr>
          <w:rFonts w:hint="eastAsia"/>
          <w:sz w:val="20"/>
          <w:szCs w:val="20"/>
        </w:rPr>
      </w:pPr>
      <w:r w:rsidRPr="00227233">
        <w:rPr>
          <w:sz w:val="20"/>
          <w:szCs w:val="20"/>
        </w:rPr>
        <w:t xml:space="preserve">Figure 19 </w:t>
      </w:r>
      <w:r w:rsidRPr="00227233">
        <w:rPr>
          <w:sz w:val="20"/>
          <w:szCs w:val="20"/>
        </w:rPr>
        <w:t>左下角設定選單畫面</w:t>
      </w:r>
    </w:p>
    <w:p w14:paraId="57BADEBF" w14:textId="77777777" w:rsidR="002B34EB" w:rsidRPr="002B34EB" w:rsidRDefault="002B34EB" w:rsidP="002B34EB">
      <w:pPr>
        <w:spacing w:afterLines="50" w:after="120"/>
        <w:rPr>
          <w:rFonts w:asciiTheme="minorEastAsia" w:hAnsiTheme="minorEastAsia"/>
          <w:b/>
          <w:bCs/>
          <w:sz w:val="28"/>
          <w:szCs w:val="28"/>
        </w:rPr>
      </w:pPr>
      <w:r w:rsidRPr="002B34EB">
        <w:rPr>
          <w:rFonts w:asciiTheme="minorEastAsia" w:hAnsiTheme="minorEastAsia"/>
          <w:b/>
          <w:bCs/>
          <w:sz w:val="28"/>
          <w:szCs w:val="28"/>
        </w:rPr>
        <w:t>(五) 帳號管理功能展示</w:t>
      </w:r>
    </w:p>
    <w:p w14:paraId="37002419" w14:textId="77777777" w:rsidR="002B34EB" w:rsidRPr="002B34EB" w:rsidRDefault="002B34EB" w:rsidP="002B34EB">
      <w:pPr>
        <w:spacing w:afterLines="50" w:after="120"/>
        <w:ind w:firstLineChars="200" w:firstLine="500"/>
        <w:rPr>
          <w:rFonts w:asciiTheme="minorEastAsia" w:hAnsiTheme="minorEastAsia"/>
        </w:rPr>
      </w:pPr>
      <w:r w:rsidRPr="002B34EB">
        <w:rPr>
          <w:rFonts w:asciiTheme="minorEastAsia" w:hAnsiTheme="minorEastAsia"/>
        </w:rPr>
        <w:t>使用者可由左下角設定選單進入帳號管理頁面。帳號管理頁面提供個人資料、密碼更新、安全問題、登入紀錄與帳號刪除等功能，讓使用者能在同一頁面中完成帳號維護與安全檢查。</w:t>
      </w:r>
    </w:p>
    <w:p w14:paraId="1B759D57" w14:textId="77777777" w:rsidR="002B34EB" w:rsidRPr="002B34EB" w:rsidRDefault="002B34EB" w:rsidP="002B34EB">
      <w:pPr>
        <w:spacing w:afterLines="50" w:after="120"/>
        <w:ind w:firstLineChars="200" w:firstLine="500"/>
        <w:rPr>
          <w:rFonts w:asciiTheme="minorEastAsia" w:hAnsiTheme="minorEastAsia"/>
        </w:rPr>
      </w:pPr>
      <w:r w:rsidRPr="002B34EB">
        <w:rPr>
          <w:rFonts w:asciiTheme="minorEastAsia" w:hAnsiTheme="minorEastAsia"/>
        </w:rPr>
        <w:t>頁面</w:t>
      </w:r>
      <w:proofErr w:type="gramStart"/>
      <w:r w:rsidRPr="002B34EB">
        <w:rPr>
          <w:rFonts w:asciiTheme="minorEastAsia" w:hAnsiTheme="minorEastAsia"/>
        </w:rPr>
        <w:t>上半部為個人</w:t>
      </w:r>
      <w:proofErr w:type="gramEnd"/>
      <w:r w:rsidRPr="002B34EB">
        <w:rPr>
          <w:rFonts w:asciiTheme="minorEastAsia" w:hAnsiTheme="minorEastAsia"/>
        </w:rPr>
        <w:t>資料與密碼設定區，如 Figure 20 所示。在個人檔案區塊中，系統會顯示目前使用者名稱與使用者 ID。使用者名稱可依需求進行修改，而使用者 ID 則作為後端資料庫的帳號識別碼，不提供修改，以確保資料對應關係的穩定性。密碼更新區塊提供舊密碼、新密碼與確認新密碼欄位，使用者必須輸入目前密碼作為身分確認，並設定符合規則的新密碼，才能完成密碼變更。透過此流程可避免未經授權的密碼修改，提升帳號使用安全性。</w:t>
      </w:r>
    </w:p>
    <w:p w14:paraId="11651E2C" w14:textId="1775D80D" w:rsidR="002B34EB" w:rsidRDefault="002B34EB" w:rsidP="002B34EB">
      <w:pPr>
        <w:jc w:val="center"/>
        <w:rPr>
          <w:rFonts w:asciiTheme="minorEastAsia" w:hAnsiTheme="minorEastAsia"/>
        </w:rPr>
      </w:pPr>
      <w:r w:rsidRPr="002B34EB">
        <w:rPr>
          <w:rFonts w:asciiTheme="minorEastAsia" w:hAnsiTheme="minorEastAsia"/>
        </w:rPr>
        <w:lastRenderedPageBreak/>
        <w:drawing>
          <wp:inline distT="0" distB="0" distL="0" distR="0" wp14:anchorId="1EEE2385" wp14:editId="52F826D0">
            <wp:extent cx="4456828" cy="3009900"/>
            <wp:effectExtent l="0" t="0" r="0" b="0"/>
            <wp:docPr id="6506553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55361" name=""/>
                    <pic:cNvPicPr/>
                  </pic:nvPicPr>
                  <pic:blipFill rotWithShape="1">
                    <a:blip r:embed="rId32"/>
                    <a:srcRect l="20097" r="20591"/>
                    <a:stretch>
                      <a:fillRect/>
                    </a:stretch>
                  </pic:blipFill>
                  <pic:spPr bwMode="auto">
                    <a:xfrm>
                      <a:off x="0" y="0"/>
                      <a:ext cx="4469502" cy="3018459"/>
                    </a:xfrm>
                    <a:prstGeom prst="rect">
                      <a:avLst/>
                    </a:prstGeom>
                    <a:ln>
                      <a:noFill/>
                    </a:ln>
                    <a:extLst>
                      <a:ext uri="{53640926-AAD7-44D8-BBD7-CCE9431645EC}">
                        <a14:shadowObscured xmlns:a14="http://schemas.microsoft.com/office/drawing/2010/main"/>
                      </a:ext>
                    </a:extLst>
                  </pic:spPr>
                </pic:pic>
              </a:graphicData>
            </a:graphic>
          </wp:inline>
        </w:drawing>
      </w:r>
    </w:p>
    <w:p w14:paraId="425B22FB" w14:textId="3D81524C" w:rsidR="002B34EB" w:rsidRPr="002B34EB" w:rsidRDefault="002B34EB" w:rsidP="002B34EB">
      <w:pPr>
        <w:spacing w:afterLines="50" w:after="120"/>
        <w:jc w:val="center"/>
        <w:rPr>
          <w:rFonts w:asciiTheme="minorEastAsia" w:hAnsiTheme="minorEastAsia"/>
          <w:sz w:val="20"/>
          <w:szCs w:val="20"/>
        </w:rPr>
      </w:pPr>
      <w:r w:rsidRPr="002B34EB">
        <w:rPr>
          <w:rFonts w:asciiTheme="minorEastAsia" w:hAnsiTheme="minorEastAsia"/>
          <w:sz w:val="20"/>
          <w:szCs w:val="20"/>
        </w:rPr>
        <w:t>Figure 20 帳號管理個人資料與密碼設定畫面</w:t>
      </w:r>
    </w:p>
    <w:p w14:paraId="0A21C64F" w14:textId="487EA0A5" w:rsidR="002B34EB" w:rsidRPr="002B34EB" w:rsidRDefault="002B34EB" w:rsidP="002B34EB">
      <w:pPr>
        <w:spacing w:afterLines="50" w:after="120"/>
        <w:ind w:firstLineChars="200" w:firstLine="500"/>
        <w:rPr>
          <w:rFonts w:asciiTheme="minorEastAsia" w:hAnsiTheme="minorEastAsia"/>
        </w:rPr>
      </w:pPr>
      <w:r w:rsidRPr="002B34EB">
        <w:rPr>
          <w:rFonts w:asciiTheme="minorEastAsia" w:hAnsiTheme="minorEastAsia"/>
        </w:rPr>
        <w:t>頁面</w:t>
      </w:r>
      <w:proofErr w:type="gramStart"/>
      <w:r w:rsidRPr="002B34EB">
        <w:rPr>
          <w:rFonts w:asciiTheme="minorEastAsia" w:hAnsiTheme="minorEastAsia"/>
        </w:rPr>
        <w:t>下半部為安全</w:t>
      </w:r>
      <w:proofErr w:type="gramEnd"/>
      <w:r w:rsidRPr="002B34EB">
        <w:rPr>
          <w:rFonts w:asciiTheme="minorEastAsia" w:hAnsiTheme="minorEastAsia"/>
        </w:rPr>
        <w:t>問題、登入紀錄與帳號刪除區，如 Figure 21 所示。在安全問題區塊中，使用者可先輸入目前安全問題的答案進行驗證，再選擇新的安全問題並設定答案。此功能可作為忘記密碼流程的輔助驗證方式，讓使用者在無法直接登入時仍能透過安全問題進行身分確認。登入紀錄區塊會列出近期登入時間、登入狀態與使用裝置，方便使用者檢查帳號是否曾在異常時間或裝置登入。頁面下方另提供刪除帳號功能，使用者可在需要時永久移除帳號資料。</w:t>
      </w:r>
    </w:p>
    <w:p w14:paraId="44494A9C" w14:textId="082E24DA" w:rsidR="00227233" w:rsidRDefault="002B34EB" w:rsidP="002B34EB">
      <w:pPr>
        <w:jc w:val="center"/>
        <w:rPr>
          <w:rFonts w:asciiTheme="minorEastAsia" w:hAnsiTheme="minorEastAsia"/>
          <w:b/>
          <w:bCs/>
          <w:sz w:val="32"/>
          <w:szCs w:val="32"/>
        </w:rPr>
      </w:pPr>
      <w:r w:rsidRPr="002B34EB">
        <w:rPr>
          <w:rFonts w:asciiTheme="minorEastAsia" w:hAnsiTheme="minorEastAsia"/>
          <w:b/>
          <w:bCs/>
          <w:sz w:val="32"/>
          <w:szCs w:val="32"/>
        </w:rPr>
        <w:drawing>
          <wp:inline distT="0" distB="0" distL="0" distR="0" wp14:anchorId="6D4867CE" wp14:editId="63D53D03">
            <wp:extent cx="4626204" cy="2764972"/>
            <wp:effectExtent l="0" t="0" r="0" b="0"/>
            <wp:docPr id="266345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522" name=""/>
                    <pic:cNvPicPr/>
                  </pic:nvPicPr>
                  <pic:blipFill>
                    <a:blip r:embed="rId33"/>
                    <a:stretch>
                      <a:fillRect/>
                    </a:stretch>
                  </pic:blipFill>
                  <pic:spPr>
                    <a:xfrm>
                      <a:off x="0" y="0"/>
                      <a:ext cx="4648435" cy="2778259"/>
                    </a:xfrm>
                    <a:prstGeom prst="rect">
                      <a:avLst/>
                    </a:prstGeom>
                  </pic:spPr>
                </pic:pic>
              </a:graphicData>
            </a:graphic>
          </wp:inline>
        </w:drawing>
      </w:r>
    </w:p>
    <w:p w14:paraId="3C8C3415" w14:textId="72CCBDB0" w:rsidR="002B34EB" w:rsidRPr="002B34EB" w:rsidRDefault="002B34EB" w:rsidP="002B34EB">
      <w:pPr>
        <w:spacing w:afterLines="50" w:after="120"/>
        <w:jc w:val="center"/>
        <w:rPr>
          <w:rFonts w:asciiTheme="minorEastAsia" w:hAnsiTheme="minorEastAsia" w:hint="eastAsia"/>
          <w:sz w:val="20"/>
          <w:szCs w:val="20"/>
        </w:rPr>
      </w:pPr>
      <w:r w:rsidRPr="002B34EB">
        <w:rPr>
          <w:rFonts w:asciiTheme="minorEastAsia" w:hAnsiTheme="minorEastAsia"/>
          <w:sz w:val="20"/>
          <w:szCs w:val="20"/>
        </w:rPr>
        <w:t>Figure 21 帳號安全問題與登入紀錄畫面</w:t>
      </w:r>
    </w:p>
    <w:p w14:paraId="4015724B" w14:textId="77777777" w:rsidR="0071136D" w:rsidRPr="0071136D" w:rsidRDefault="0071136D" w:rsidP="002B34EB">
      <w:pPr>
        <w:spacing w:afterLines="50" w:after="120"/>
        <w:rPr>
          <w:rFonts w:asciiTheme="minorEastAsia" w:hAnsiTheme="minorEastAsia"/>
        </w:rPr>
      </w:pPr>
    </w:p>
    <w:p w14:paraId="42A31E74" w14:textId="3BDA4853" w:rsidR="002B34EB" w:rsidRPr="002B34EB" w:rsidRDefault="002B34EB" w:rsidP="002B34EB">
      <w:pPr>
        <w:spacing w:afterLines="50" w:after="120"/>
        <w:rPr>
          <w:rFonts w:asciiTheme="minorEastAsia" w:hAnsiTheme="minorEastAsia"/>
          <w:b/>
          <w:bCs/>
          <w:sz w:val="28"/>
          <w:szCs w:val="28"/>
        </w:rPr>
      </w:pPr>
      <w:r w:rsidRPr="002B34EB">
        <w:rPr>
          <w:rFonts w:asciiTheme="minorEastAsia" w:hAnsiTheme="minorEastAsia"/>
          <w:b/>
          <w:bCs/>
          <w:sz w:val="28"/>
          <w:szCs w:val="28"/>
        </w:rPr>
        <w:t>(六) 系統設定功能展示</w:t>
      </w:r>
    </w:p>
    <w:p w14:paraId="06D42E7F" w14:textId="77777777" w:rsidR="002B34EB" w:rsidRPr="002B34EB" w:rsidRDefault="002B34EB" w:rsidP="002B34EB">
      <w:pPr>
        <w:spacing w:afterLines="50" w:after="120"/>
        <w:ind w:firstLineChars="200" w:firstLine="500"/>
        <w:rPr>
          <w:rFonts w:asciiTheme="minorEastAsia" w:hAnsiTheme="minorEastAsia"/>
        </w:rPr>
      </w:pPr>
      <w:r w:rsidRPr="002B34EB">
        <w:rPr>
          <w:rFonts w:asciiTheme="minorEastAsia" w:hAnsiTheme="minorEastAsia"/>
        </w:rPr>
        <w:t xml:space="preserve">使用者可由左下角設定選單進入系統設定頁面。此頁面主要用於管理 </w:t>
      </w:r>
      <w:proofErr w:type="spellStart"/>
      <w:r w:rsidRPr="002B34EB">
        <w:rPr>
          <w:rFonts w:asciiTheme="minorEastAsia" w:hAnsiTheme="minorEastAsia"/>
        </w:rPr>
        <w:t>CueVex</w:t>
      </w:r>
      <w:proofErr w:type="spellEnd"/>
      <w:r w:rsidRPr="002B34EB">
        <w:rPr>
          <w:rFonts w:asciiTheme="minorEastAsia" w:hAnsiTheme="minorEastAsia"/>
        </w:rPr>
        <w:t xml:space="preserve"> 的系統偏好與環境設定，讓使用者能依照實際使用情境調整介面顯示、相機來源、球桌校正與追蹤相關設定。</w:t>
      </w:r>
    </w:p>
    <w:p w14:paraId="15087643" w14:textId="1AD71649" w:rsidR="002B34EB" w:rsidRPr="002B34EB" w:rsidRDefault="002B34EB" w:rsidP="002B34EB">
      <w:pPr>
        <w:spacing w:afterLines="50" w:after="120"/>
        <w:ind w:firstLineChars="200" w:firstLine="500"/>
        <w:rPr>
          <w:rFonts w:asciiTheme="minorEastAsia" w:hAnsiTheme="minorEastAsia"/>
        </w:rPr>
      </w:pPr>
      <w:r w:rsidRPr="002B34EB">
        <w:rPr>
          <w:rFonts w:asciiTheme="minorEastAsia" w:hAnsiTheme="minorEastAsia"/>
        </w:rPr>
        <w:lastRenderedPageBreak/>
        <w:t>設定頁面左側為主要設定分類選單，其中反白項目代表目前正在瀏覽的設定分類。透過此設計，使用者可以清楚判斷自己目前位於哪一個設定頁面，並能快速切換至「一般」、「外觀」、「相機」、「球桌校正」與「追蹤設定」等不同區塊。左側分類選單讓設定內容更有層次，避免所有設定集中在同一畫面造成操作混亂。</w:t>
      </w:r>
    </w:p>
    <w:p w14:paraId="334123E8" w14:textId="77777777" w:rsidR="0071136D" w:rsidRPr="0071136D" w:rsidRDefault="0071136D" w:rsidP="0071136D">
      <w:pPr>
        <w:spacing w:afterLines="50" w:after="120"/>
        <w:rPr>
          <w:rFonts w:asciiTheme="minorEastAsia" w:hAnsiTheme="minorEastAsia"/>
          <w:b/>
          <w:bCs/>
        </w:rPr>
      </w:pPr>
      <w:r w:rsidRPr="0071136D">
        <w:rPr>
          <w:rFonts w:asciiTheme="minorEastAsia" w:hAnsiTheme="minorEastAsia"/>
          <w:b/>
          <w:bCs/>
        </w:rPr>
        <w:t>1. 一般設定</w:t>
      </w:r>
    </w:p>
    <w:p w14:paraId="650B4C34" w14:textId="77777777" w:rsidR="0071136D" w:rsidRDefault="0071136D" w:rsidP="0071136D">
      <w:pPr>
        <w:spacing w:afterLines="50" w:after="120"/>
        <w:ind w:firstLineChars="200" w:firstLine="500"/>
        <w:rPr>
          <w:rFonts w:asciiTheme="minorEastAsia" w:hAnsiTheme="minorEastAsia"/>
        </w:rPr>
      </w:pPr>
      <w:r w:rsidRPr="0071136D">
        <w:rPr>
          <w:rFonts w:asciiTheme="minorEastAsia" w:hAnsiTheme="minorEastAsia"/>
        </w:rPr>
        <w:t xml:space="preserve">一般設定頁面主要用於管理系統的基本資訊與操作偏好，如 Figure 22 所示。頁面上方會顯示目前 </w:t>
      </w:r>
      <w:proofErr w:type="spellStart"/>
      <w:r w:rsidRPr="0071136D">
        <w:rPr>
          <w:rFonts w:asciiTheme="minorEastAsia" w:hAnsiTheme="minorEastAsia"/>
        </w:rPr>
        <w:t>CueVex</w:t>
      </w:r>
      <w:proofErr w:type="spellEnd"/>
      <w:r w:rsidRPr="0071136D">
        <w:rPr>
          <w:rFonts w:asciiTheme="minorEastAsia" w:hAnsiTheme="minorEastAsia"/>
        </w:rPr>
        <w:t xml:space="preserve"> 系統版本，讓使用者能確認目前使用的系統版本是否正確，也方便後續維護或問題回報時作為版本依據。</w:t>
      </w:r>
    </w:p>
    <w:p w14:paraId="4B2B6880" w14:textId="38CDCBFB" w:rsidR="0071136D" w:rsidRDefault="0071136D" w:rsidP="0071136D">
      <w:pPr>
        <w:jc w:val="center"/>
        <w:rPr>
          <w:rFonts w:asciiTheme="minorEastAsia" w:hAnsiTheme="minorEastAsia"/>
        </w:rPr>
      </w:pPr>
      <w:r w:rsidRPr="0071136D">
        <w:rPr>
          <w:rFonts w:asciiTheme="minorEastAsia" w:hAnsiTheme="minorEastAsia"/>
        </w:rPr>
        <w:drawing>
          <wp:inline distT="0" distB="0" distL="0" distR="0" wp14:anchorId="4A17295C" wp14:editId="5CE16408">
            <wp:extent cx="4048747" cy="2949575"/>
            <wp:effectExtent l="0" t="0" r="0" b="0"/>
            <wp:docPr id="74780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975" name=""/>
                    <pic:cNvPicPr/>
                  </pic:nvPicPr>
                  <pic:blipFill rotWithShape="1">
                    <a:blip r:embed="rId34"/>
                    <a:srcRect l="18942" r="15214"/>
                    <a:stretch>
                      <a:fillRect/>
                    </a:stretch>
                  </pic:blipFill>
                  <pic:spPr bwMode="auto">
                    <a:xfrm>
                      <a:off x="0" y="0"/>
                      <a:ext cx="4052256" cy="2952131"/>
                    </a:xfrm>
                    <a:prstGeom prst="rect">
                      <a:avLst/>
                    </a:prstGeom>
                    <a:ln>
                      <a:noFill/>
                    </a:ln>
                    <a:extLst>
                      <a:ext uri="{53640926-AAD7-44D8-BBD7-CCE9431645EC}">
                        <a14:shadowObscured xmlns:a14="http://schemas.microsoft.com/office/drawing/2010/main"/>
                      </a:ext>
                    </a:extLst>
                  </pic:spPr>
                </pic:pic>
              </a:graphicData>
            </a:graphic>
          </wp:inline>
        </w:drawing>
      </w:r>
    </w:p>
    <w:p w14:paraId="78DF42A1" w14:textId="5AAEB48C" w:rsidR="0071136D" w:rsidRPr="0071136D" w:rsidRDefault="0071136D" w:rsidP="0071136D">
      <w:pPr>
        <w:spacing w:afterLines="50" w:after="120"/>
        <w:jc w:val="center"/>
        <w:rPr>
          <w:rFonts w:asciiTheme="minorEastAsia" w:hAnsiTheme="minorEastAsia" w:hint="eastAsia"/>
          <w:sz w:val="20"/>
          <w:szCs w:val="20"/>
        </w:rPr>
      </w:pPr>
      <w:r w:rsidRPr="0071136D">
        <w:rPr>
          <w:rFonts w:asciiTheme="minorEastAsia" w:hAnsiTheme="minorEastAsia"/>
          <w:sz w:val="20"/>
          <w:szCs w:val="20"/>
        </w:rPr>
        <w:t>Figure 22 一般設定頁面</w:t>
      </w:r>
    </w:p>
    <w:p w14:paraId="7D774752" w14:textId="77777777" w:rsidR="0071136D" w:rsidRPr="0071136D" w:rsidRDefault="0071136D" w:rsidP="0071136D">
      <w:pPr>
        <w:spacing w:afterLines="50" w:after="120"/>
        <w:ind w:firstLineChars="200" w:firstLine="500"/>
        <w:rPr>
          <w:rFonts w:asciiTheme="minorEastAsia" w:hAnsiTheme="minorEastAsia"/>
        </w:rPr>
      </w:pPr>
      <w:r w:rsidRPr="0071136D">
        <w:rPr>
          <w:rFonts w:asciiTheme="minorEastAsia" w:hAnsiTheme="minorEastAsia"/>
        </w:rPr>
        <w:t>在一般偏好設定中，使用者可以調整系統語言與畫面品質。語言設定會影響介面文字、AI Coach 回覆內容與系統提示的顯示語言；畫面品質則會影響即時影像畫面的顯示效果，使用者可依照電腦效能與實際使用需求進行調整。</w:t>
      </w:r>
    </w:p>
    <w:p w14:paraId="63F80C39" w14:textId="77777777" w:rsidR="0071136D" w:rsidRPr="0071136D" w:rsidRDefault="0071136D" w:rsidP="0071136D">
      <w:pPr>
        <w:spacing w:afterLines="50" w:after="120"/>
        <w:ind w:firstLineChars="200" w:firstLine="500"/>
        <w:rPr>
          <w:rFonts w:asciiTheme="minorEastAsia" w:hAnsiTheme="minorEastAsia"/>
        </w:rPr>
      </w:pPr>
      <w:r w:rsidRPr="0071136D">
        <w:rPr>
          <w:rFonts w:asciiTheme="minorEastAsia" w:hAnsiTheme="minorEastAsia"/>
        </w:rPr>
        <w:t xml:space="preserve">網路連線區塊則用於設定前端與後端服務的連線位置，包括 Backend API、WebSocket URL 與 AI Coach Bridge URL。這些連線設定會影響系統資料傳輸、即時狀態更新與 AI Coach 對話功能，因此是 </w:t>
      </w:r>
      <w:proofErr w:type="spellStart"/>
      <w:r w:rsidRPr="0071136D">
        <w:rPr>
          <w:rFonts w:asciiTheme="minorEastAsia" w:hAnsiTheme="minorEastAsia"/>
        </w:rPr>
        <w:t>CueVex</w:t>
      </w:r>
      <w:proofErr w:type="spellEnd"/>
      <w:r w:rsidRPr="0071136D">
        <w:rPr>
          <w:rFonts w:asciiTheme="minorEastAsia" w:hAnsiTheme="minorEastAsia"/>
        </w:rPr>
        <w:t xml:space="preserve"> 能否正常運作的重要基礎。</w:t>
      </w:r>
    </w:p>
    <w:p w14:paraId="6E1B3D70" w14:textId="77777777" w:rsidR="00FC0D2D" w:rsidRDefault="00FC0D2D" w:rsidP="00FC0D2D">
      <w:pPr>
        <w:spacing w:afterLines="50" w:after="120"/>
        <w:ind w:firstLineChars="200" w:firstLine="500"/>
        <w:rPr>
          <w:rFonts w:asciiTheme="minorEastAsia" w:hAnsiTheme="minorEastAsia"/>
        </w:rPr>
      </w:pPr>
      <w:r w:rsidRPr="00FC0D2D">
        <w:rPr>
          <w:rFonts w:asciiTheme="minorEastAsia" w:hAnsiTheme="minorEastAsia"/>
        </w:rPr>
        <w:t>一般設定頁面下方提供開發者工具功能，使用者可透過「顯示進階數據監控」開關，展開與系統辨識、追蹤及原始資料相關的進階資訊。此功能主要用於系統測試與維護階段，協助確認目前 Session 狀態、串流來源、即時 FPS、Frame ID、Tracking State、偵測物件數與 AR Path 數量等資料，如 Figure 23 所示。</w:t>
      </w:r>
    </w:p>
    <w:p w14:paraId="555E31C6" w14:textId="6956A1D8" w:rsidR="00FC0D2D" w:rsidRDefault="00FC0D2D" w:rsidP="00FC0D2D">
      <w:pPr>
        <w:jc w:val="center"/>
        <w:rPr>
          <w:rFonts w:asciiTheme="minorEastAsia" w:hAnsiTheme="minorEastAsia"/>
        </w:rPr>
      </w:pPr>
      <w:r w:rsidRPr="00FC0D2D">
        <w:rPr>
          <w:rFonts w:asciiTheme="minorEastAsia" w:hAnsiTheme="minorEastAsia"/>
        </w:rPr>
        <w:lastRenderedPageBreak/>
        <w:drawing>
          <wp:inline distT="0" distB="0" distL="0" distR="0" wp14:anchorId="3B8BBF80" wp14:editId="52AF3140">
            <wp:extent cx="4391077" cy="3336472"/>
            <wp:effectExtent l="0" t="0" r="0" b="0"/>
            <wp:docPr id="8689394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9446" name=""/>
                    <pic:cNvPicPr/>
                  </pic:nvPicPr>
                  <pic:blipFill>
                    <a:blip r:embed="rId35"/>
                    <a:stretch>
                      <a:fillRect/>
                    </a:stretch>
                  </pic:blipFill>
                  <pic:spPr>
                    <a:xfrm>
                      <a:off x="0" y="0"/>
                      <a:ext cx="4418686" cy="3357450"/>
                    </a:xfrm>
                    <a:prstGeom prst="rect">
                      <a:avLst/>
                    </a:prstGeom>
                  </pic:spPr>
                </pic:pic>
              </a:graphicData>
            </a:graphic>
          </wp:inline>
        </w:drawing>
      </w:r>
    </w:p>
    <w:p w14:paraId="4B706582" w14:textId="4AA997DE" w:rsidR="00FC0D2D" w:rsidRPr="00FC0D2D" w:rsidRDefault="00FC0D2D" w:rsidP="00FC0D2D">
      <w:pPr>
        <w:spacing w:afterLines="50" w:after="120"/>
        <w:jc w:val="center"/>
        <w:rPr>
          <w:rFonts w:asciiTheme="minorEastAsia" w:hAnsiTheme="minorEastAsia" w:hint="eastAsia"/>
          <w:sz w:val="20"/>
          <w:szCs w:val="20"/>
        </w:rPr>
      </w:pPr>
      <w:r w:rsidRPr="00FC0D2D">
        <w:rPr>
          <w:rFonts w:asciiTheme="minorEastAsia" w:hAnsiTheme="minorEastAsia"/>
          <w:sz w:val="20"/>
          <w:szCs w:val="20"/>
        </w:rPr>
        <w:t>Figure 23 開發者工具進階數據監控畫面</w:t>
      </w:r>
    </w:p>
    <w:p w14:paraId="2610D498" w14:textId="6D2E6837" w:rsidR="00FC0D2D" w:rsidRPr="00FC0D2D" w:rsidRDefault="00FC0D2D" w:rsidP="00FC0D2D">
      <w:pPr>
        <w:spacing w:afterLines="50" w:after="120"/>
        <w:ind w:firstLineChars="200" w:firstLine="500"/>
        <w:rPr>
          <w:rFonts w:asciiTheme="minorEastAsia" w:hAnsiTheme="minorEastAsia"/>
        </w:rPr>
      </w:pPr>
      <w:r w:rsidRPr="00FC0D2D">
        <w:rPr>
          <w:rFonts w:asciiTheme="minorEastAsia" w:hAnsiTheme="minorEastAsia"/>
        </w:rPr>
        <w:t>開發者工具也會顯示 Cue 相關偵測資料與原始偵測摘要，如 Figure 24 所示。Cue 數據區可呈現球</w:t>
      </w:r>
      <w:proofErr w:type="gramStart"/>
      <w:r w:rsidRPr="00FC0D2D">
        <w:rPr>
          <w:rFonts w:asciiTheme="minorEastAsia" w:hAnsiTheme="minorEastAsia"/>
        </w:rPr>
        <w:t>桿</w:t>
      </w:r>
      <w:proofErr w:type="gramEnd"/>
      <w:r w:rsidRPr="00FC0D2D">
        <w:rPr>
          <w:rFonts w:asciiTheme="minorEastAsia" w:hAnsiTheme="minorEastAsia"/>
        </w:rPr>
        <w:t>偵測狀態、YOLO Cue 數量、Laser Only 狀態、球</w:t>
      </w:r>
      <w:proofErr w:type="gramStart"/>
      <w:r w:rsidRPr="00FC0D2D">
        <w:rPr>
          <w:rFonts w:asciiTheme="minorEastAsia" w:hAnsiTheme="minorEastAsia"/>
        </w:rPr>
        <w:t>桿</w:t>
      </w:r>
      <w:proofErr w:type="gramEnd"/>
      <w:r w:rsidRPr="00FC0D2D">
        <w:rPr>
          <w:rFonts w:asciiTheme="minorEastAsia" w:hAnsiTheme="minorEastAsia"/>
        </w:rPr>
        <w:t>外框、中心點、信心值、主線與軸線等資訊；原始偵測摘要則以資料格式呈現系統目前接收到的偵測結果。這些資訊可協助開發者或測試人員判斷影像辨識結果是否正確，並作為後續調整模型、追蹤流程與策略輔助功能的依據。</w:t>
      </w:r>
    </w:p>
    <w:p w14:paraId="58B96916" w14:textId="02131E01" w:rsidR="002B34EB" w:rsidRDefault="00FC0D2D" w:rsidP="00FC0D2D">
      <w:pPr>
        <w:jc w:val="center"/>
        <w:rPr>
          <w:rFonts w:asciiTheme="minorEastAsia" w:hAnsiTheme="minorEastAsia"/>
          <w:b/>
          <w:bCs/>
        </w:rPr>
      </w:pPr>
      <w:r w:rsidRPr="00FC0D2D">
        <w:rPr>
          <w:rFonts w:asciiTheme="minorEastAsia" w:hAnsiTheme="minorEastAsia"/>
          <w:b/>
          <w:bCs/>
        </w:rPr>
        <w:drawing>
          <wp:inline distT="0" distB="0" distL="0" distR="0" wp14:anchorId="3272B08E" wp14:editId="3B701238">
            <wp:extent cx="4422149" cy="3597728"/>
            <wp:effectExtent l="0" t="0" r="0" b="0"/>
            <wp:docPr id="7246899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9946" name=""/>
                    <pic:cNvPicPr/>
                  </pic:nvPicPr>
                  <pic:blipFill>
                    <a:blip r:embed="rId36"/>
                    <a:stretch>
                      <a:fillRect/>
                    </a:stretch>
                  </pic:blipFill>
                  <pic:spPr>
                    <a:xfrm>
                      <a:off x="0" y="0"/>
                      <a:ext cx="4463192" cy="3631119"/>
                    </a:xfrm>
                    <a:prstGeom prst="rect">
                      <a:avLst/>
                    </a:prstGeom>
                  </pic:spPr>
                </pic:pic>
              </a:graphicData>
            </a:graphic>
          </wp:inline>
        </w:drawing>
      </w:r>
    </w:p>
    <w:p w14:paraId="74B7AF59" w14:textId="77777777" w:rsidR="00FC0D2D" w:rsidRPr="00FC0D2D" w:rsidRDefault="00FC0D2D" w:rsidP="00FC0D2D">
      <w:pPr>
        <w:spacing w:afterLines="50" w:after="120"/>
        <w:jc w:val="center"/>
        <w:rPr>
          <w:rFonts w:asciiTheme="minorEastAsia" w:hAnsiTheme="minorEastAsia"/>
          <w:sz w:val="20"/>
          <w:szCs w:val="20"/>
        </w:rPr>
      </w:pPr>
      <w:r w:rsidRPr="00FC0D2D">
        <w:rPr>
          <w:rFonts w:asciiTheme="minorEastAsia" w:hAnsiTheme="minorEastAsia"/>
          <w:sz w:val="20"/>
          <w:szCs w:val="20"/>
        </w:rPr>
        <w:t>Figure 24 Cue 數據與原始偵測摘要畫面</w:t>
      </w:r>
    </w:p>
    <w:p w14:paraId="6D30DCCC" w14:textId="4AE051BA" w:rsidR="00FC0D2D" w:rsidRDefault="00FC0D2D">
      <w:pPr>
        <w:rPr>
          <w:rFonts w:asciiTheme="minorEastAsia" w:hAnsiTheme="minorEastAsia"/>
          <w:b/>
          <w:bCs/>
        </w:rPr>
      </w:pPr>
      <w:r>
        <w:rPr>
          <w:rFonts w:asciiTheme="minorEastAsia" w:hAnsiTheme="minorEastAsia"/>
          <w:b/>
          <w:bCs/>
        </w:rPr>
        <w:br w:type="page"/>
      </w:r>
    </w:p>
    <w:p w14:paraId="1DEF6959" w14:textId="77777777" w:rsidR="00FC0D2D" w:rsidRPr="00FC0D2D" w:rsidRDefault="00FC0D2D" w:rsidP="00FC0D2D">
      <w:pPr>
        <w:spacing w:afterLines="50" w:after="120"/>
        <w:rPr>
          <w:rFonts w:asciiTheme="minorEastAsia" w:hAnsiTheme="minorEastAsia"/>
          <w:b/>
          <w:bCs/>
        </w:rPr>
      </w:pPr>
      <w:r w:rsidRPr="00FC0D2D">
        <w:rPr>
          <w:rFonts w:asciiTheme="minorEastAsia" w:hAnsiTheme="minorEastAsia"/>
          <w:b/>
          <w:bCs/>
        </w:rPr>
        <w:lastRenderedPageBreak/>
        <w:t>2. 外觀設定</w:t>
      </w:r>
    </w:p>
    <w:p w14:paraId="04A94032" w14:textId="77777777" w:rsidR="00FC0D2D" w:rsidRDefault="00FC0D2D" w:rsidP="00FC0D2D">
      <w:pPr>
        <w:spacing w:afterLines="50" w:after="120"/>
        <w:ind w:firstLineChars="200" w:firstLine="500"/>
        <w:rPr>
          <w:rFonts w:asciiTheme="minorEastAsia" w:hAnsiTheme="minorEastAsia"/>
        </w:rPr>
      </w:pPr>
      <w:r w:rsidRPr="00FC0D2D">
        <w:rPr>
          <w:rFonts w:asciiTheme="minorEastAsia" w:hAnsiTheme="minorEastAsia"/>
        </w:rPr>
        <w:t xml:space="preserve">外觀設定頁面主要用於調整 </w:t>
      </w:r>
      <w:proofErr w:type="spellStart"/>
      <w:r w:rsidRPr="00FC0D2D">
        <w:rPr>
          <w:rFonts w:asciiTheme="minorEastAsia" w:hAnsiTheme="minorEastAsia"/>
        </w:rPr>
        <w:t>CueVex</w:t>
      </w:r>
      <w:proofErr w:type="spellEnd"/>
      <w:r w:rsidRPr="00FC0D2D">
        <w:rPr>
          <w:rFonts w:asciiTheme="minorEastAsia" w:hAnsiTheme="minorEastAsia"/>
        </w:rPr>
        <w:t xml:space="preserve"> 介面的顯示風格與球桌顏色，如 Figure 23 所示。此頁面分為「介面」與「球桌風格」兩個主要區塊，讓使用者能依照使用環境、視覺習慣與球桌實際顏色進行設定。</w:t>
      </w:r>
    </w:p>
    <w:p w14:paraId="2CFD7BE9" w14:textId="0379D685" w:rsidR="00FC0D2D" w:rsidRDefault="00FC0D2D" w:rsidP="00FC0D2D">
      <w:pPr>
        <w:jc w:val="center"/>
        <w:rPr>
          <w:rFonts w:asciiTheme="minorEastAsia" w:hAnsiTheme="minorEastAsia"/>
        </w:rPr>
      </w:pPr>
      <w:r w:rsidRPr="00FC0D2D">
        <w:rPr>
          <w:rFonts w:asciiTheme="minorEastAsia" w:hAnsiTheme="minorEastAsia"/>
        </w:rPr>
        <w:drawing>
          <wp:inline distT="0" distB="0" distL="0" distR="0" wp14:anchorId="742756DF" wp14:editId="52E5EE46">
            <wp:extent cx="6120765" cy="3623945"/>
            <wp:effectExtent l="0" t="0" r="0" b="0"/>
            <wp:docPr id="16715477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7769" name=""/>
                    <pic:cNvPicPr/>
                  </pic:nvPicPr>
                  <pic:blipFill>
                    <a:blip r:embed="rId37"/>
                    <a:stretch>
                      <a:fillRect/>
                    </a:stretch>
                  </pic:blipFill>
                  <pic:spPr>
                    <a:xfrm>
                      <a:off x="0" y="0"/>
                      <a:ext cx="6120765" cy="3623945"/>
                    </a:xfrm>
                    <a:prstGeom prst="rect">
                      <a:avLst/>
                    </a:prstGeom>
                  </pic:spPr>
                </pic:pic>
              </a:graphicData>
            </a:graphic>
          </wp:inline>
        </w:drawing>
      </w:r>
    </w:p>
    <w:p w14:paraId="72D1AE24" w14:textId="6C351796" w:rsidR="00FC0D2D" w:rsidRPr="00FC0D2D" w:rsidRDefault="00FC0D2D" w:rsidP="00FC0D2D">
      <w:pPr>
        <w:spacing w:afterLines="50" w:after="120"/>
        <w:jc w:val="center"/>
        <w:rPr>
          <w:rFonts w:asciiTheme="minorEastAsia" w:hAnsiTheme="minorEastAsia" w:hint="eastAsia"/>
          <w:sz w:val="20"/>
          <w:szCs w:val="20"/>
        </w:rPr>
      </w:pPr>
      <w:r w:rsidRPr="00FC0D2D">
        <w:rPr>
          <w:rFonts w:asciiTheme="minorEastAsia" w:hAnsiTheme="minorEastAsia"/>
          <w:sz w:val="20"/>
          <w:szCs w:val="20"/>
        </w:rPr>
        <w:t>Figure 23 外觀設定頁面</w:t>
      </w:r>
    </w:p>
    <w:p w14:paraId="6C106EDD" w14:textId="77777777" w:rsidR="00FC0D2D" w:rsidRDefault="00FC0D2D" w:rsidP="00FC0D2D">
      <w:pPr>
        <w:spacing w:afterLines="50" w:after="120"/>
        <w:ind w:firstLineChars="200" w:firstLine="500"/>
        <w:rPr>
          <w:rFonts w:asciiTheme="minorEastAsia" w:hAnsiTheme="minorEastAsia"/>
        </w:rPr>
      </w:pPr>
      <w:r w:rsidRPr="00FC0D2D">
        <w:rPr>
          <w:rFonts w:asciiTheme="minorEastAsia" w:hAnsiTheme="minorEastAsia"/>
        </w:rPr>
        <w:t>在介面設定中，使用者可以調整介面主題、強調色與字體大小。介面主題提供深色、淺色與跟隨系統等選項，如 Figure 24 所示，可依照不同光線環境切換顯示模式。強調色則用於調整主要按鈕、選取狀態與重點提示的顏色，如 Figure 25 所示，讓系統介面能維持一致的視覺風格。字體大小則可依使用者閱讀需求調整，提高操作介面的可讀性。</w:t>
      </w:r>
    </w:p>
    <w:p w14:paraId="3CB9E706" w14:textId="67B9A923" w:rsidR="00FC0D2D" w:rsidRDefault="00FC0D2D" w:rsidP="00FC0D2D">
      <w:pPr>
        <w:rPr>
          <w:rFonts w:asciiTheme="minorEastAsia" w:hAnsiTheme="minorEastAsia"/>
        </w:rPr>
      </w:pPr>
      <w:r w:rsidRPr="00FC0D2D">
        <w:rPr>
          <w:rFonts w:asciiTheme="minorEastAsia" w:hAnsiTheme="minorEastAsia"/>
        </w:rPr>
        <w:drawing>
          <wp:inline distT="0" distB="0" distL="0" distR="0" wp14:anchorId="589A941B" wp14:editId="5D57244E">
            <wp:extent cx="6120765" cy="2024380"/>
            <wp:effectExtent l="0" t="0" r="0" b="0"/>
            <wp:docPr id="11701964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6461" name=""/>
                    <pic:cNvPicPr/>
                  </pic:nvPicPr>
                  <pic:blipFill>
                    <a:blip r:embed="rId38"/>
                    <a:stretch>
                      <a:fillRect/>
                    </a:stretch>
                  </pic:blipFill>
                  <pic:spPr>
                    <a:xfrm>
                      <a:off x="0" y="0"/>
                      <a:ext cx="6120765" cy="2024380"/>
                    </a:xfrm>
                    <a:prstGeom prst="rect">
                      <a:avLst/>
                    </a:prstGeom>
                  </pic:spPr>
                </pic:pic>
              </a:graphicData>
            </a:graphic>
          </wp:inline>
        </w:drawing>
      </w:r>
    </w:p>
    <w:p w14:paraId="11C99DE9" w14:textId="1B002E77" w:rsidR="00FC0D2D" w:rsidRDefault="00FC0D2D" w:rsidP="00FC0D2D">
      <w:pPr>
        <w:spacing w:afterLines="50" w:after="120"/>
        <w:jc w:val="center"/>
        <w:rPr>
          <w:rFonts w:asciiTheme="minorEastAsia" w:hAnsiTheme="minorEastAsia"/>
          <w:sz w:val="20"/>
          <w:szCs w:val="20"/>
        </w:rPr>
      </w:pPr>
      <w:r w:rsidRPr="00FC0D2D">
        <w:rPr>
          <w:rFonts w:asciiTheme="minorEastAsia" w:hAnsiTheme="minorEastAsia"/>
          <w:sz w:val="20"/>
          <w:szCs w:val="20"/>
        </w:rPr>
        <w:t>Figure 24 介面主題選擇畫面</w:t>
      </w:r>
    </w:p>
    <w:p w14:paraId="255E2DDC" w14:textId="137D72FD" w:rsidR="00FC0D2D" w:rsidRDefault="00FC0D2D" w:rsidP="00FC0D2D">
      <w:pPr>
        <w:rPr>
          <w:rFonts w:asciiTheme="minorEastAsia" w:hAnsiTheme="minorEastAsia"/>
          <w:sz w:val="20"/>
          <w:szCs w:val="20"/>
        </w:rPr>
      </w:pPr>
      <w:r w:rsidRPr="00FC0D2D">
        <w:rPr>
          <w:rFonts w:asciiTheme="minorEastAsia" w:hAnsiTheme="minorEastAsia"/>
          <w:sz w:val="20"/>
          <w:szCs w:val="20"/>
        </w:rPr>
        <w:lastRenderedPageBreak/>
        <w:drawing>
          <wp:inline distT="0" distB="0" distL="0" distR="0" wp14:anchorId="4EB10CDB" wp14:editId="0B0F9C99">
            <wp:extent cx="6120765" cy="1933575"/>
            <wp:effectExtent l="0" t="0" r="0" b="0"/>
            <wp:docPr id="5936196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19686" name=""/>
                    <pic:cNvPicPr/>
                  </pic:nvPicPr>
                  <pic:blipFill>
                    <a:blip r:embed="rId39"/>
                    <a:stretch>
                      <a:fillRect/>
                    </a:stretch>
                  </pic:blipFill>
                  <pic:spPr>
                    <a:xfrm>
                      <a:off x="0" y="0"/>
                      <a:ext cx="6120765" cy="1933575"/>
                    </a:xfrm>
                    <a:prstGeom prst="rect">
                      <a:avLst/>
                    </a:prstGeom>
                  </pic:spPr>
                </pic:pic>
              </a:graphicData>
            </a:graphic>
          </wp:inline>
        </w:drawing>
      </w:r>
    </w:p>
    <w:p w14:paraId="5B50FEBD" w14:textId="3F43B5A8" w:rsidR="00FC0D2D" w:rsidRPr="00FC0D2D" w:rsidRDefault="00FC0D2D" w:rsidP="00FC0D2D">
      <w:pPr>
        <w:spacing w:afterLines="50" w:after="120"/>
        <w:jc w:val="center"/>
        <w:rPr>
          <w:rFonts w:asciiTheme="minorEastAsia" w:hAnsiTheme="minorEastAsia" w:hint="eastAsia"/>
          <w:sz w:val="20"/>
          <w:szCs w:val="20"/>
        </w:rPr>
      </w:pPr>
      <w:r w:rsidRPr="00FC0D2D">
        <w:rPr>
          <w:rFonts w:asciiTheme="minorEastAsia" w:hAnsiTheme="minorEastAsia" w:hint="eastAsia"/>
          <w:sz w:val="20"/>
          <w:szCs w:val="20"/>
        </w:rPr>
        <w:t>Figure 25 強調色選擇畫面</w:t>
      </w:r>
    </w:p>
    <w:p w14:paraId="4D7A1709" w14:textId="77777777" w:rsidR="00FC0D2D" w:rsidRPr="00FC0D2D" w:rsidRDefault="00FC0D2D" w:rsidP="00FC0D2D">
      <w:pPr>
        <w:spacing w:afterLines="50" w:after="120"/>
        <w:ind w:firstLineChars="200" w:firstLine="500"/>
        <w:rPr>
          <w:rFonts w:asciiTheme="minorEastAsia" w:hAnsiTheme="minorEastAsia"/>
        </w:rPr>
      </w:pPr>
      <w:r w:rsidRPr="00FC0D2D">
        <w:rPr>
          <w:rFonts w:asciiTheme="minorEastAsia" w:hAnsiTheme="minorEastAsia"/>
        </w:rPr>
        <w:t>球桌風格區塊則用於設定球桌布面的顏色，如 Figure 26 所示。系統提供綠色、灰色、藍色、粉色、紫色與自訂等選項，使用者可依照實際球桌顏色進行選擇。若現場球桌顏色或光線條件較特殊，也可透過自動檢測顏色或自訂 HSV 範圍進行調整，使系統在影像辨識與畫面呈現時更貼近實際使用環境。</w:t>
      </w:r>
    </w:p>
    <w:p w14:paraId="1AAC16C0" w14:textId="08E1F855" w:rsidR="00FC0D2D" w:rsidRDefault="00FC0D2D" w:rsidP="00FC0D2D">
      <w:pPr>
        <w:rPr>
          <w:rFonts w:asciiTheme="minorEastAsia" w:hAnsiTheme="minorEastAsia"/>
          <w:b/>
          <w:bCs/>
        </w:rPr>
      </w:pPr>
      <w:r w:rsidRPr="00FC0D2D">
        <w:rPr>
          <w:rFonts w:asciiTheme="minorEastAsia" w:hAnsiTheme="minorEastAsia"/>
          <w:b/>
          <w:bCs/>
        </w:rPr>
        <w:drawing>
          <wp:inline distT="0" distB="0" distL="0" distR="0" wp14:anchorId="600095B1" wp14:editId="41F18A99">
            <wp:extent cx="6120765" cy="2421255"/>
            <wp:effectExtent l="0" t="0" r="0" b="0"/>
            <wp:docPr id="2071026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26655" name=""/>
                    <pic:cNvPicPr/>
                  </pic:nvPicPr>
                  <pic:blipFill>
                    <a:blip r:embed="rId40"/>
                    <a:stretch>
                      <a:fillRect/>
                    </a:stretch>
                  </pic:blipFill>
                  <pic:spPr>
                    <a:xfrm>
                      <a:off x="0" y="0"/>
                      <a:ext cx="6120765" cy="2421255"/>
                    </a:xfrm>
                    <a:prstGeom prst="rect">
                      <a:avLst/>
                    </a:prstGeom>
                  </pic:spPr>
                </pic:pic>
              </a:graphicData>
            </a:graphic>
          </wp:inline>
        </w:drawing>
      </w:r>
    </w:p>
    <w:p w14:paraId="3836B1E6" w14:textId="77777777" w:rsidR="00FC0D2D" w:rsidRPr="00FC0D2D" w:rsidRDefault="00FC0D2D" w:rsidP="00FC0D2D">
      <w:pPr>
        <w:spacing w:afterLines="50" w:after="120"/>
        <w:jc w:val="center"/>
        <w:rPr>
          <w:rFonts w:asciiTheme="minorEastAsia" w:hAnsiTheme="minorEastAsia"/>
          <w:sz w:val="20"/>
          <w:szCs w:val="20"/>
        </w:rPr>
      </w:pPr>
      <w:r w:rsidRPr="00FC0D2D">
        <w:rPr>
          <w:rFonts w:asciiTheme="minorEastAsia" w:hAnsiTheme="minorEastAsia"/>
          <w:sz w:val="20"/>
          <w:szCs w:val="20"/>
        </w:rPr>
        <w:t>Figure 26 球桌風格顏色選擇畫面</w:t>
      </w:r>
    </w:p>
    <w:p w14:paraId="17DC382C" w14:textId="77777777" w:rsidR="005B2FDA" w:rsidRPr="005B2FDA" w:rsidRDefault="005B2FDA" w:rsidP="005B2FDA">
      <w:pPr>
        <w:spacing w:afterLines="50" w:after="120"/>
        <w:rPr>
          <w:rFonts w:asciiTheme="minorEastAsia" w:hAnsiTheme="minorEastAsia"/>
          <w:b/>
          <w:bCs/>
        </w:rPr>
      </w:pPr>
      <w:r w:rsidRPr="005B2FDA">
        <w:rPr>
          <w:rFonts w:asciiTheme="minorEastAsia" w:hAnsiTheme="minorEastAsia"/>
          <w:b/>
          <w:bCs/>
        </w:rPr>
        <w:t>3. 相機設定</w:t>
      </w:r>
    </w:p>
    <w:p w14:paraId="7FD97610" w14:textId="47BD5D1C" w:rsidR="005B2FDA" w:rsidRDefault="005B2FDA" w:rsidP="005B2FDA">
      <w:pPr>
        <w:spacing w:afterLines="50" w:after="120"/>
        <w:ind w:firstLineChars="200" w:firstLine="500"/>
        <w:rPr>
          <w:rFonts w:asciiTheme="minorEastAsia" w:hAnsiTheme="minorEastAsia" w:hint="eastAsia"/>
        </w:rPr>
      </w:pPr>
      <w:r w:rsidRPr="005B2FDA">
        <w:rPr>
          <w:rFonts w:asciiTheme="minorEastAsia" w:hAnsiTheme="minorEastAsia"/>
        </w:rPr>
        <w:t xml:space="preserve">相機設定頁面主要用於管理系統影像來源與環境光線設定，如 Figure 27 所示。由於 </w:t>
      </w:r>
      <w:proofErr w:type="spellStart"/>
      <w:r w:rsidRPr="005B2FDA">
        <w:rPr>
          <w:rFonts w:asciiTheme="minorEastAsia" w:hAnsiTheme="minorEastAsia"/>
        </w:rPr>
        <w:t>CueVex</w:t>
      </w:r>
      <w:proofErr w:type="spellEnd"/>
      <w:r w:rsidRPr="005B2FDA">
        <w:rPr>
          <w:rFonts w:asciiTheme="minorEastAsia" w:hAnsiTheme="minorEastAsia"/>
        </w:rPr>
        <w:t xml:space="preserve"> 需要透過攝影機取得撞球桌畫面，因此相機來源與光線條件會直接影響後續影像辨識、球體追蹤與分析結果的穩定性。</w:t>
      </w:r>
    </w:p>
    <w:p w14:paraId="73F0FA3D" w14:textId="7EBCF3E3" w:rsidR="005B2FDA" w:rsidRDefault="005B2FDA" w:rsidP="005B2FDA">
      <w:pPr>
        <w:jc w:val="center"/>
        <w:rPr>
          <w:rFonts w:asciiTheme="minorEastAsia" w:hAnsiTheme="minorEastAsia"/>
        </w:rPr>
      </w:pPr>
      <w:r w:rsidRPr="005B2FDA">
        <w:rPr>
          <w:rFonts w:asciiTheme="minorEastAsia" w:hAnsiTheme="minorEastAsia"/>
        </w:rPr>
        <w:drawing>
          <wp:inline distT="0" distB="0" distL="0" distR="0" wp14:anchorId="63D7FE41" wp14:editId="65311102">
            <wp:extent cx="6120256" cy="2073728"/>
            <wp:effectExtent l="0" t="0" r="0" b="0"/>
            <wp:docPr id="5122786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8642" name=""/>
                    <pic:cNvPicPr/>
                  </pic:nvPicPr>
                  <pic:blipFill rotWithShape="1">
                    <a:blip r:embed="rId41"/>
                    <a:srcRect t="4053" b="5099"/>
                    <a:stretch>
                      <a:fillRect/>
                    </a:stretch>
                  </pic:blipFill>
                  <pic:spPr bwMode="auto">
                    <a:xfrm>
                      <a:off x="0" y="0"/>
                      <a:ext cx="6120765" cy="2073900"/>
                    </a:xfrm>
                    <a:prstGeom prst="rect">
                      <a:avLst/>
                    </a:prstGeom>
                    <a:ln>
                      <a:noFill/>
                    </a:ln>
                    <a:extLst>
                      <a:ext uri="{53640926-AAD7-44D8-BBD7-CCE9431645EC}">
                        <a14:shadowObscured xmlns:a14="http://schemas.microsoft.com/office/drawing/2010/main"/>
                      </a:ext>
                    </a:extLst>
                  </pic:spPr>
                </pic:pic>
              </a:graphicData>
            </a:graphic>
          </wp:inline>
        </w:drawing>
      </w:r>
    </w:p>
    <w:p w14:paraId="6DC88CA0" w14:textId="26666BEB" w:rsidR="005B2FDA" w:rsidRPr="005B2FDA" w:rsidRDefault="005B2FDA" w:rsidP="005B2FDA">
      <w:pPr>
        <w:spacing w:afterLines="50" w:after="120"/>
        <w:jc w:val="center"/>
        <w:rPr>
          <w:rFonts w:asciiTheme="minorEastAsia" w:hAnsiTheme="minorEastAsia" w:hint="eastAsia"/>
          <w:sz w:val="20"/>
          <w:szCs w:val="20"/>
        </w:rPr>
      </w:pPr>
      <w:r w:rsidRPr="005B2FDA">
        <w:rPr>
          <w:rFonts w:asciiTheme="minorEastAsia" w:hAnsiTheme="minorEastAsia"/>
          <w:sz w:val="20"/>
          <w:szCs w:val="20"/>
        </w:rPr>
        <w:t>Figure 27 相機設定頁面</w:t>
      </w:r>
    </w:p>
    <w:p w14:paraId="679C965F" w14:textId="4246E951" w:rsidR="005B2FDA" w:rsidRDefault="005B2FDA" w:rsidP="005B2FDA">
      <w:pPr>
        <w:spacing w:afterLines="50" w:after="120"/>
        <w:ind w:firstLineChars="200" w:firstLine="500"/>
        <w:rPr>
          <w:rFonts w:asciiTheme="minorEastAsia" w:hAnsiTheme="minorEastAsia"/>
        </w:rPr>
      </w:pPr>
      <w:r w:rsidRPr="005B2FDA">
        <w:rPr>
          <w:rFonts w:asciiTheme="minorEastAsia" w:hAnsiTheme="minorEastAsia"/>
        </w:rPr>
        <w:lastRenderedPageBreak/>
        <w:t>在設備管理區塊中，使用者可以選擇目前要使用的攝影機來源。系統會列出可用的影像設備，如 Figure 28 所示。若使用者更換攝影機、接上新的影像設備，或系統未正確顯示攝影機清單，也可以透過「重新整理設備」按鈕重新讀取可用相機。</w:t>
      </w:r>
    </w:p>
    <w:p w14:paraId="63DAF754" w14:textId="055DF64B" w:rsidR="005B2FDA" w:rsidRDefault="005B2FDA" w:rsidP="005B2FDA">
      <w:pPr>
        <w:jc w:val="center"/>
        <w:rPr>
          <w:rFonts w:asciiTheme="minorEastAsia" w:hAnsiTheme="minorEastAsia"/>
        </w:rPr>
      </w:pPr>
      <w:r w:rsidRPr="005B2FDA">
        <w:rPr>
          <w:rFonts w:asciiTheme="minorEastAsia" w:hAnsiTheme="minorEastAsia"/>
        </w:rPr>
        <w:drawing>
          <wp:inline distT="0" distB="0" distL="0" distR="0" wp14:anchorId="00BE5DDD" wp14:editId="51FA89B1">
            <wp:extent cx="6120765" cy="1028065"/>
            <wp:effectExtent l="0" t="0" r="0" b="0"/>
            <wp:docPr id="41632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2063" name=""/>
                    <pic:cNvPicPr/>
                  </pic:nvPicPr>
                  <pic:blipFill>
                    <a:blip r:embed="rId42"/>
                    <a:stretch>
                      <a:fillRect/>
                    </a:stretch>
                  </pic:blipFill>
                  <pic:spPr>
                    <a:xfrm>
                      <a:off x="0" y="0"/>
                      <a:ext cx="6120765" cy="1028065"/>
                    </a:xfrm>
                    <a:prstGeom prst="rect">
                      <a:avLst/>
                    </a:prstGeom>
                  </pic:spPr>
                </pic:pic>
              </a:graphicData>
            </a:graphic>
          </wp:inline>
        </w:drawing>
      </w:r>
    </w:p>
    <w:p w14:paraId="228513CE" w14:textId="6C322D39" w:rsidR="005B2FDA" w:rsidRPr="005B2FDA" w:rsidRDefault="005B2FDA" w:rsidP="005B2FDA">
      <w:pPr>
        <w:spacing w:afterLines="50" w:after="120"/>
        <w:jc w:val="center"/>
        <w:rPr>
          <w:rFonts w:asciiTheme="minorEastAsia" w:hAnsiTheme="minorEastAsia" w:hint="eastAsia"/>
          <w:sz w:val="20"/>
          <w:szCs w:val="20"/>
        </w:rPr>
      </w:pPr>
      <w:r w:rsidRPr="005B2FDA">
        <w:rPr>
          <w:rFonts w:asciiTheme="minorEastAsia" w:hAnsiTheme="minorEastAsia"/>
          <w:sz w:val="20"/>
          <w:szCs w:val="20"/>
        </w:rPr>
        <w:t>Figure 28 攝影機來源選擇畫面</w:t>
      </w:r>
    </w:p>
    <w:p w14:paraId="7D41BB9C" w14:textId="77777777" w:rsidR="005B2FDA" w:rsidRPr="005B2FDA" w:rsidRDefault="005B2FDA" w:rsidP="005B2FDA">
      <w:pPr>
        <w:spacing w:afterLines="50" w:after="120"/>
        <w:ind w:firstLineChars="200" w:firstLine="500"/>
        <w:rPr>
          <w:rFonts w:asciiTheme="minorEastAsia" w:hAnsiTheme="minorEastAsia"/>
        </w:rPr>
      </w:pPr>
      <w:r w:rsidRPr="005B2FDA">
        <w:rPr>
          <w:rFonts w:asciiTheme="minorEastAsia" w:hAnsiTheme="minorEastAsia"/>
        </w:rPr>
        <w:t>環境光線區塊則提供不同光線 Profile 選項，如 Figure 29 所示。使用者可依照現場環境</w:t>
      </w:r>
      <w:proofErr w:type="gramStart"/>
      <w:r w:rsidRPr="005B2FDA">
        <w:rPr>
          <w:rFonts w:asciiTheme="minorEastAsia" w:hAnsiTheme="minorEastAsia"/>
        </w:rPr>
        <w:t>選擇暖光</w:t>
      </w:r>
      <w:proofErr w:type="gramEnd"/>
      <w:r w:rsidRPr="005B2FDA">
        <w:rPr>
          <w:rFonts w:asciiTheme="minorEastAsia" w:hAnsiTheme="minorEastAsia"/>
        </w:rPr>
        <w:t>、白光或低光源等模式，讓系統依照不同照明條件套用較合適的相機參數建議。此設計能協助降低環境光線對畫面亮度、色彩與辨識穩定性的影響，使系統在不同場地中仍能維持較好的影像輸入品質。</w:t>
      </w:r>
    </w:p>
    <w:p w14:paraId="5575AE2F" w14:textId="68EE97B5" w:rsidR="00FC0D2D" w:rsidRDefault="005B2FDA" w:rsidP="005B2FDA">
      <w:pPr>
        <w:rPr>
          <w:rFonts w:asciiTheme="minorEastAsia" w:hAnsiTheme="minorEastAsia"/>
          <w:b/>
          <w:bCs/>
        </w:rPr>
      </w:pPr>
      <w:r w:rsidRPr="005B2FDA">
        <w:rPr>
          <w:rFonts w:asciiTheme="minorEastAsia" w:hAnsiTheme="minorEastAsia"/>
          <w:b/>
          <w:bCs/>
        </w:rPr>
        <w:drawing>
          <wp:inline distT="0" distB="0" distL="0" distR="0" wp14:anchorId="243EE920" wp14:editId="246A0218">
            <wp:extent cx="6120765" cy="1183005"/>
            <wp:effectExtent l="0" t="0" r="0" b="0"/>
            <wp:docPr id="14075375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7517" name=""/>
                    <pic:cNvPicPr/>
                  </pic:nvPicPr>
                  <pic:blipFill>
                    <a:blip r:embed="rId43"/>
                    <a:stretch>
                      <a:fillRect/>
                    </a:stretch>
                  </pic:blipFill>
                  <pic:spPr>
                    <a:xfrm>
                      <a:off x="0" y="0"/>
                      <a:ext cx="6120765" cy="1183005"/>
                    </a:xfrm>
                    <a:prstGeom prst="rect">
                      <a:avLst/>
                    </a:prstGeom>
                  </pic:spPr>
                </pic:pic>
              </a:graphicData>
            </a:graphic>
          </wp:inline>
        </w:drawing>
      </w:r>
    </w:p>
    <w:p w14:paraId="34EC131A" w14:textId="4F0490B0" w:rsidR="005B2FDA" w:rsidRPr="005B2FDA" w:rsidRDefault="005B2FDA" w:rsidP="005B2FDA">
      <w:pPr>
        <w:spacing w:afterLines="50" w:after="120"/>
        <w:jc w:val="center"/>
        <w:rPr>
          <w:rFonts w:asciiTheme="minorEastAsia" w:hAnsiTheme="minorEastAsia" w:hint="eastAsia"/>
          <w:sz w:val="20"/>
          <w:szCs w:val="20"/>
        </w:rPr>
      </w:pPr>
      <w:r w:rsidRPr="005B2FDA">
        <w:rPr>
          <w:rFonts w:asciiTheme="minorEastAsia" w:hAnsiTheme="minorEastAsia"/>
          <w:sz w:val="20"/>
          <w:szCs w:val="20"/>
        </w:rPr>
        <w:t>Figure 29 環境光線 Profile 選擇畫面</w:t>
      </w:r>
    </w:p>
    <w:p w14:paraId="3A70708D" w14:textId="77777777" w:rsidR="00164FBB" w:rsidRPr="00164FBB" w:rsidRDefault="00164FBB" w:rsidP="00164FBB">
      <w:pPr>
        <w:spacing w:afterLines="50" w:after="120"/>
        <w:rPr>
          <w:rFonts w:asciiTheme="minorEastAsia" w:hAnsiTheme="minorEastAsia"/>
          <w:b/>
          <w:bCs/>
        </w:rPr>
      </w:pPr>
      <w:r w:rsidRPr="00164FBB">
        <w:rPr>
          <w:rFonts w:asciiTheme="minorEastAsia" w:hAnsiTheme="minorEastAsia"/>
          <w:b/>
          <w:bCs/>
        </w:rPr>
        <w:t>4. 球桌校正設定</w:t>
      </w:r>
    </w:p>
    <w:p w14:paraId="069AB21C" w14:textId="77777777" w:rsidR="00164FBB" w:rsidRDefault="00164FBB" w:rsidP="00164FBB">
      <w:pPr>
        <w:spacing w:afterLines="50" w:after="120"/>
        <w:ind w:firstLineChars="200" w:firstLine="500"/>
        <w:rPr>
          <w:rFonts w:asciiTheme="minorEastAsia" w:hAnsiTheme="minorEastAsia"/>
        </w:rPr>
      </w:pPr>
      <w:r w:rsidRPr="00164FBB">
        <w:rPr>
          <w:rFonts w:asciiTheme="minorEastAsia" w:hAnsiTheme="minorEastAsia"/>
        </w:rPr>
        <w:t>球桌校正設定頁面主要用於調整球桌範圍、</w:t>
      </w:r>
      <w:proofErr w:type="gramStart"/>
      <w:r w:rsidRPr="00164FBB">
        <w:rPr>
          <w:rFonts w:asciiTheme="minorEastAsia" w:hAnsiTheme="minorEastAsia"/>
        </w:rPr>
        <w:t>球色辨識</w:t>
      </w:r>
      <w:proofErr w:type="gramEnd"/>
      <w:r w:rsidRPr="00164FBB">
        <w:rPr>
          <w:rFonts w:asciiTheme="minorEastAsia" w:hAnsiTheme="minorEastAsia"/>
        </w:rPr>
        <w:t xml:space="preserve">資料與投影對位，如 Figure 30 所示。此頁面的設定會影響系統判斷球桌位置、辨識球體顏色，以及後續投影或輔助線對位的準確度，因此屬於 </w:t>
      </w:r>
      <w:proofErr w:type="spellStart"/>
      <w:r w:rsidRPr="00164FBB">
        <w:rPr>
          <w:rFonts w:asciiTheme="minorEastAsia" w:hAnsiTheme="minorEastAsia"/>
        </w:rPr>
        <w:t>CueVex</w:t>
      </w:r>
      <w:proofErr w:type="spellEnd"/>
      <w:r w:rsidRPr="00164FBB">
        <w:rPr>
          <w:rFonts w:asciiTheme="minorEastAsia" w:hAnsiTheme="minorEastAsia"/>
        </w:rPr>
        <w:t xml:space="preserve"> 在實際場地部署時的重要設定項目。</w:t>
      </w:r>
    </w:p>
    <w:p w14:paraId="39B80890" w14:textId="78F4FB20" w:rsidR="00164FBB" w:rsidRDefault="00164FBB" w:rsidP="00164FBB">
      <w:pPr>
        <w:jc w:val="center"/>
        <w:rPr>
          <w:rFonts w:asciiTheme="minorEastAsia" w:hAnsiTheme="minorEastAsia"/>
        </w:rPr>
      </w:pPr>
      <w:r w:rsidRPr="00164FBB">
        <w:rPr>
          <w:rFonts w:asciiTheme="minorEastAsia" w:hAnsiTheme="minorEastAsia"/>
        </w:rPr>
        <w:drawing>
          <wp:inline distT="0" distB="0" distL="0" distR="0" wp14:anchorId="6952F8E1" wp14:editId="4BB7E739">
            <wp:extent cx="6120765" cy="2783205"/>
            <wp:effectExtent l="0" t="0" r="0" b="0"/>
            <wp:docPr id="10599430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3012" name=""/>
                    <pic:cNvPicPr/>
                  </pic:nvPicPr>
                  <pic:blipFill>
                    <a:blip r:embed="rId44"/>
                    <a:stretch>
                      <a:fillRect/>
                    </a:stretch>
                  </pic:blipFill>
                  <pic:spPr>
                    <a:xfrm>
                      <a:off x="0" y="0"/>
                      <a:ext cx="6120765" cy="2783205"/>
                    </a:xfrm>
                    <a:prstGeom prst="rect">
                      <a:avLst/>
                    </a:prstGeom>
                  </pic:spPr>
                </pic:pic>
              </a:graphicData>
            </a:graphic>
          </wp:inline>
        </w:drawing>
      </w:r>
    </w:p>
    <w:p w14:paraId="1F9B5ACB" w14:textId="09B35519" w:rsidR="00164FBB" w:rsidRDefault="00164FBB" w:rsidP="00164FBB">
      <w:pPr>
        <w:jc w:val="center"/>
        <w:rPr>
          <w:rFonts w:asciiTheme="minorEastAsia" w:hAnsiTheme="minorEastAsia"/>
          <w:sz w:val="20"/>
          <w:szCs w:val="20"/>
        </w:rPr>
      </w:pPr>
      <w:r w:rsidRPr="00164FBB">
        <w:rPr>
          <w:rFonts w:asciiTheme="minorEastAsia" w:hAnsiTheme="minorEastAsia"/>
          <w:sz w:val="20"/>
          <w:szCs w:val="20"/>
        </w:rPr>
        <w:t>Figure 30 球桌 ROI 微調設定畫面</w:t>
      </w:r>
    </w:p>
    <w:p w14:paraId="2D895CA1" w14:textId="515E021F" w:rsidR="00164FBB" w:rsidRPr="00164FBB" w:rsidRDefault="00164FBB" w:rsidP="00164FBB">
      <w:pPr>
        <w:rPr>
          <w:rFonts w:asciiTheme="minorEastAsia" w:hAnsiTheme="minorEastAsia" w:hint="eastAsia"/>
          <w:sz w:val="20"/>
          <w:szCs w:val="20"/>
        </w:rPr>
      </w:pPr>
      <w:r>
        <w:rPr>
          <w:rFonts w:asciiTheme="minorEastAsia" w:hAnsiTheme="minorEastAsia"/>
          <w:sz w:val="20"/>
          <w:szCs w:val="20"/>
        </w:rPr>
        <w:br w:type="page"/>
      </w:r>
    </w:p>
    <w:p w14:paraId="77AF8A53" w14:textId="5CBFBCCE" w:rsidR="00164FBB" w:rsidRPr="00164FBB" w:rsidRDefault="00164FBB" w:rsidP="00164FBB">
      <w:pPr>
        <w:spacing w:afterLines="50" w:after="120"/>
        <w:ind w:firstLineChars="200" w:firstLine="500"/>
        <w:rPr>
          <w:rFonts w:asciiTheme="minorEastAsia" w:hAnsiTheme="minorEastAsia" w:hint="eastAsia"/>
        </w:rPr>
      </w:pPr>
      <w:r w:rsidRPr="00164FBB">
        <w:rPr>
          <w:rFonts w:asciiTheme="minorEastAsia" w:hAnsiTheme="minorEastAsia"/>
        </w:rPr>
        <w:lastRenderedPageBreak/>
        <w:t>在球桌 ROI 微調區塊中，系統會顯示 HSV 自動 ROI 與調整後 ROI 的座標資訊，並標示目前偵測狀態。ROI 代表系統實際分析的球桌範圍，若範圍不準確，可能會影響球體偵測與 AI Coach 使用的資料。因此頁面提供「微調邊框」功能，讓使用者可以依照現場畫面調整球桌邊界</w:t>
      </w:r>
      <w:r>
        <w:rPr>
          <w:rFonts w:asciiTheme="minorEastAsia" w:hAnsiTheme="minorEastAsia" w:hint="eastAsia"/>
        </w:rPr>
        <w:t>。</w:t>
      </w:r>
    </w:p>
    <w:p w14:paraId="245A8E29" w14:textId="77777777" w:rsidR="00164FBB" w:rsidRDefault="00164FBB" w:rsidP="00164FBB">
      <w:pPr>
        <w:spacing w:afterLines="50" w:after="120"/>
        <w:ind w:firstLineChars="200" w:firstLine="500"/>
        <w:rPr>
          <w:rFonts w:asciiTheme="minorEastAsia" w:hAnsiTheme="minorEastAsia"/>
        </w:rPr>
      </w:pPr>
      <w:r w:rsidRPr="00164FBB">
        <w:rPr>
          <w:rFonts w:asciiTheme="minorEastAsia" w:hAnsiTheme="minorEastAsia"/>
        </w:rPr>
        <w:t>進入 ROI 邊框微調畫面後，系統會在球桌影像上顯示</w:t>
      </w:r>
      <w:proofErr w:type="gramStart"/>
      <w:r w:rsidRPr="00164FBB">
        <w:rPr>
          <w:rFonts w:asciiTheme="minorEastAsia" w:hAnsiTheme="minorEastAsia"/>
        </w:rPr>
        <w:t>四個角點與</w:t>
      </w:r>
      <w:proofErr w:type="gramEnd"/>
      <w:r w:rsidRPr="00164FBB">
        <w:rPr>
          <w:rFonts w:asciiTheme="minorEastAsia" w:hAnsiTheme="minorEastAsia"/>
        </w:rPr>
        <w:t>邊框線，如 Figure 31 所示。使用者可選擇</w:t>
      </w:r>
      <w:proofErr w:type="gramStart"/>
      <w:r w:rsidRPr="00164FBB">
        <w:rPr>
          <w:rFonts w:asciiTheme="minorEastAsia" w:hAnsiTheme="minorEastAsia"/>
        </w:rPr>
        <w:t>不同角點</w:t>
      </w:r>
      <w:proofErr w:type="gramEnd"/>
      <w:r w:rsidRPr="00164FBB">
        <w:rPr>
          <w:rFonts w:asciiTheme="minorEastAsia" w:hAnsiTheme="minorEastAsia"/>
        </w:rPr>
        <w:t>，並透過方向鍵微調邊界位置，使分析範圍能更準確貼合實際球桌。畫面中也提供重設框選、恢復預設、關閉與儲存並退出等操作，方便使用者在校正過程中快速修正或保存結果。</w:t>
      </w:r>
    </w:p>
    <w:p w14:paraId="1E1656D9" w14:textId="08C31A42" w:rsidR="00164FBB" w:rsidRDefault="00164FBB" w:rsidP="00164FBB">
      <w:pPr>
        <w:jc w:val="center"/>
        <w:rPr>
          <w:rFonts w:asciiTheme="minorEastAsia" w:hAnsiTheme="minorEastAsia"/>
        </w:rPr>
      </w:pPr>
      <w:r w:rsidRPr="00164FBB">
        <w:rPr>
          <w:rFonts w:asciiTheme="minorEastAsia" w:hAnsiTheme="minorEastAsia"/>
        </w:rPr>
        <w:drawing>
          <wp:inline distT="0" distB="0" distL="0" distR="0" wp14:anchorId="3FD31704" wp14:editId="7FD23375">
            <wp:extent cx="6120765" cy="3470910"/>
            <wp:effectExtent l="0" t="0" r="0" b="0"/>
            <wp:docPr id="17584630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3031" name=""/>
                    <pic:cNvPicPr/>
                  </pic:nvPicPr>
                  <pic:blipFill>
                    <a:blip r:embed="rId45"/>
                    <a:stretch>
                      <a:fillRect/>
                    </a:stretch>
                  </pic:blipFill>
                  <pic:spPr>
                    <a:xfrm>
                      <a:off x="0" y="0"/>
                      <a:ext cx="6120765" cy="3470910"/>
                    </a:xfrm>
                    <a:prstGeom prst="rect">
                      <a:avLst/>
                    </a:prstGeom>
                  </pic:spPr>
                </pic:pic>
              </a:graphicData>
            </a:graphic>
          </wp:inline>
        </w:drawing>
      </w:r>
    </w:p>
    <w:p w14:paraId="61F4B250" w14:textId="2B9734B4" w:rsidR="00164FBB" w:rsidRPr="00164FBB" w:rsidRDefault="00164FBB" w:rsidP="00164FBB">
      <w:pPr>
        <w:spacing w:afterLines="50" w:after="120"/>
        <w:jc w:val="center"/>
        <w:rPr>
          <w:rFonts w:asciiTheme="minorEastAsia" w:hAnsiTheme="minorEastAsia" w:hint="eastAsia"/>
          <w:sz w:val="20"/>
          <w:szCs w:val="20"/>
        </w:rPr>
      </w:pPr>
      <w:r w:rsidRPr="00164FBB">
        <w:rPr>
          <w:rFonts w:asciiTheme="minorEastAsia" w:hAnsiTheme="minorEastAsia"/>
          <w:sz w:val="20"/>
          <w:szCs w:val="20"/>
        </w:rPr>
        <w:t>Figure 31 ROI 邊框微調畫面</w:t>
      </w:r>
    </w:p>
    <w:p w14:paraId="410C860C" w14:textId="77777777" w:rsidR="00164FBB" w:rsidRDefault="00164FBB" w:rsidP="00164FBB">
      <w:pPr>
        <w:spacing w:afterLines="50" w:after="120"/>
        <w:ind w:firstLineChars="200" w:firstLine="500"/>
        <w:rPr>
          <w:rFonts w:asciiTheme="minorEastAsia" w:hAnsiTheme="minorEastAsia"/>
        </w:rPr>
      </w:pPr>
      <w:proofErr w:type="gramStart"/>
      <w:r w:rsidRPr="00164FBB">
        <w:rPr>
          <w:rFonts w:asciiTheme="minorEastAsia" w:hAnsiTheme="minorEastAsia"/>
        </w:rPr>
        <w:t>球色校正</w:t>
      </w:r>
      <w:proofErr w:type="gramEnd"/>
      <w:r w:rsidRPr="00164FBB">
        <w:rPr>
          <w:rFonts w:asciiTheme="minorEastAsia" w:hAnsiTheme="minorEastAsia"/>
        </w:rPr>
        <w:t>區塊則用於建立或套用</w:t>
      </w:r>
      <w:proofErr w:type="gramStart"/>
      <w:r w:rsidRPr="00164FBB">
        <w:rPr>
          <w:rFonts w:asciiTheme="minorEastAsia" w:hAnsiTheme="minorEastAsia"/>
        </w:rPr>
        <w:t>不同球種的</w:t>
      </w:r>
      <w:proofErr w:type="gramEnd"/>
      <w:r w:rsidRPr="00164FBB">
        <w:rPr>
          <w:rFonts w:asciiTheme="minorEastAsia" w:hAnsiTheme="minorEastAsia"/>
        </w:rPr>
        <w:t>顏色設定檔，如 Figure 32 所示。系統可依照花式</w:t>
      </w:r>
      <w:proofErr w:type="gramStart"/>
      <w:r w:rsidRPr="00164FBB">
        <w:rPr>
          <w:rFonts w:asciiTheme="minorEastAsia" w:hAnsiTheme="minorEastAsia"/>
        </w:rPr>
        <w:t>撞球或斯諾</w:t>
      </w:r>
      <w:proofErr w:type="gramEnd"/>
      <w:r w:rsidRPr="00164FBB">
        <w:rPr>
          <w:rFonts w:asciiTheme="minorEastAsia" w:hAnsiTheme="minorEastAsia"/>
        </w:rPr>
        <w:t>克等不同模式</w:t>
      </w:r>
      <w:proofErr w:type="gramStart"/>
      <w:r w:rsidRPr="00164FBB">
        <w:rPr>
          <w:rFonts w:asciiTheme="minorEastAsia" w:hAnsiTheme="minorEastAsia"/>
        </w:rPr>
        <w:t>進行球色校正</w:t>
      </w:r>
      <w:proofErr w:type="gramEnd"/>
      <w:r w:rsidRPr="00164FBB">
        <w:rPr>
          <w:rFonts w:asciiTheme="minorEastAsia" w:hAnsiTheme="minorEastAsia"/>
        </w:rPr>
        <w:t>，並提供設定</w:t>
      </w:r>
      <w:proofErr w:type="gramStart"/>
      <w:r w:rsidRPr="00164FBB">
        <w:rPr>
          <w:rFonts w:asciiTheme="minorEastAsia" w:hAnsiTheme="minorEastAsia"/>
        </w:rPr>
        <w:t>檔</w:t>
      </w:r>
      <w:proofErr w:type="gramEnd"/>
      <w:r w:rsidRPr="00164FBB">
        <w:rPr>
          <w:rFonts w:asciiTheme="minorEastAsia" w:hAnsiTheme="minorEastAsia"/>
        </w:rPr>
        <w:t>列表，讓使用者選擇既有設定、編輯設定或新增設定檔。設定</w:t>
      </w:r>
      <w:proofErr w:type="gramStart"/>
      <w:r w:rsidRPr="00164FBB">
        <w:rPr>
          <w:rFonts w:asciiTheme="minorEastAsia" w:hAnsiTheme="minorEastAsia"/>
        </w:rPr>
        <w:t>檔</w:t>
      </w:r>
      <w:proofErr w:type="gramEnd"/>
      <w:r w:rsidRPr="00164FBB">
        <w:rPr>
          <w:rFonts w:asciiTheme="minorEastAsia" w:hAnsiTheme="minorEastAsia"/>
        </w:rPr>
        <w:t>列表可儲存不同日期或不同環境下的校正結果，如 Figure 33 所示，方便在不同光線與場地條件下快速套用。</w:t>
      </w:r>
    </w:p>
    <w:p w14:paraId="04454A5D" w14:textId="54786FF0" w:rsidR="00164FBB" w:rsidRDefault="00164FBB" w:rsidP="00164FBB">
      <w:pPr>
        <w:rPr>
          <w:rFonts w:asciiTheme="minorEastAsia" w:hAnsiTheme="minorEastAsia"/>
        </w:rPr>
      </w:pPr>
      <w:r w:rsidRPr="00164FBB">
        <w:rPr>
          <w:rFonts w:asciiTheme="minorEastAsia" w:hAnsiTheme="minorEastAsia"/>
        </w:rPr>
        <w:drawing>
          <wp:inline distT="0" distB="0" distL="0" distR="0" wp14:anchorId="2B6B1C29" wp14:editId="4FD2024F">
            <wp:extent cx="6120765" cy="2117725"/>
            <wp:effectExtent l="0" t="0" r="0" b="0"/>
            <wp:docPr id="1845843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3502" name=""/>
                    <pic:cNvPicPr/>
                  </pic:nvPicPr>
                  <pic:blipFill>
                    <a:blip r:embed="rId46"/>
                    <a:stretch>
                      <a:fillRect/>
                    </a:stretch>
                  </pic:blipFill>
                  <pic:spPr>
                    <a:xfrm>
                      <a:off x="0" y="0"/>
                      <a:ext cx="6120765" cy="2117725"/>
                    </a:xfrm>
                    <a:prstGeom prst="rect">
                      <a:avLst/>
                    </a:prstGeom>
                  </pic:spPr>
                </pic:pic>
              </a:graphicData>
            </a:graphic>
          </wp:inline>
        </w:drawing>
      </w:r>
    </w:p>
    <w:p w14:paraId="04893174" w14:textId="2935FE3D" w:rsidR="00164FBB" w:rsidRPr="00164FBB" w:rsidRDefault="00164FBB" w:rsidP="00164FBB">
      <w:pPr>
        <w:spacing w:afterLines="50" w:after="120"/>
        <w:jc w:val="center"/>
        <w:rPr>
          <w:rFonts w:asciiTheme="minorEastAsia" w:hAnsiTheme="minorEastAsia"/>
          <w:sz w:val="20"/>
          <w:szCs w:val="20"/>
        </w:rPr>
      </w:pPr>
      <w:r w:rsidRPr="00164FBB">
        <w:rPr>
          <w:rFonts w:asciiTheme="minorEastAsia" w:hAnsiTheme="minorEastAsia"/>
          <w:sz w:val="20"/>
          <w:szCs w:val="20"/>
        </w:rPr>
        <w:t xml:space="preserve">Figure 32 </w:t>
      </w:r>
      <w:proofErr w:type="gramStart"/>
      <w:r w:rsidRPr="00164FBB">
        <w:rPr>
          <w:rFonts w:asciiTheme="minorEastAsia" w:hAnsiTheme="minorEastAsia"/>
          <w:sz w:val="20"/>
          <w:szCs w:val="20"/>
        </w:rPr>
        <w:t>球色校正</w:t>
      </w:r>
      <w:proofErr w:type="gramEnd"/>
      <w:r w:rsidRPr="00164FBB">
        <w:rPr>
          <w:rFonts w:asciiTheme="minorEastAsia" w:hAnsiTheme="minorEastAsia"/>
          <w:sz w:val="20"/>
          <w:szCs w:val="20"/>
        </w:rPr>
        <w:t>模式選擇畫面</w:t>
      </w:r>
    </w:p>
    <w:p w14:paraId="52EA5E0E" w14:textId="77777777" w:rsidR="00164FBB" w:rsidRDefault="00164FBB" w:rsidP="00164FBB">
      <w:pPr>
        <w:spacing w:afterLines="50" w:after="120"/>
        <w:rPr>
          <w:rFonts w:asciiTheme="minorEastAsia" w:hAnsiTheme="minorEastAsia"/>
        </w:rPr>
      </w:pPr>
    </w:p>
    <w:p w14:paraId="2528C799" w14:textId="52E9D249" w:rsidR="00164FBB" w:rsidRDefault="00164FBB" w:rsidP="00164FBB">
      <w:pPr>
        <w:rPr>
          <w:rFonts w:asciiTheme="minorEastAsia" w:hAnsiTheme="minorEastAsia"/>
        </w:rPr>
      </w:pPr>
      <w:r w:rsidRPr="00164FBB">
        <w:rPr>
          <w:rFonts w:asciiTheme="minorEastAsia" w:hAnsiTheme="minorEastAsia"/>
        </w:rPr>
        <w:lastRenderedPageBreak/>
        <w:drawing>
          <wp:inline distT="0" distB="0" distL="0" distR="0" wp14:anchorId="6F350E10" wp14:editId="36CE46DD">
            <wp:extent cx="6120765" cy="1671955"/>
            <wp:effectExtent l="0" t="0" r="0" b="0"/>
            <wp:docPr id="737425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25132" name=""/>
                    <pic:cNvPicPr/>
                  </pic:nvPicPr>
                  <pic:blipFill>
                    <a:blip r:embed="rId47"/>
                    <a:stretch>
                      <a:fillRect/>
                    </a:stretch>
                  </pic:blipFill>
                  <pic:spPr>
                    <a:xfrm>
                      <a:off x="0" y="0"/>
                      <a:ext cx="6120765" cy="1671955"/>
                    </a:xfrm>
                    <a:prstGeom prst="rect">
                      <a:avLst/>
                    </a:prstGeom>
                  </pic:spPr>
                </pic:pic>
              </a:graphicData>
            </a:graphic>
          </wp:inline>
        </w:drawing>
      </w:r>
    </w:p>
    <w:p w14:paraId="5A909BC7" w14:textId="08A2817E" w:rsidR="00164FBB" w:rsidRPr="00164FBB" w:rsidRDefault="00164FBB" w:rsidP="00164FBB">
      <w:pPr>
        <w:spacing w:afterLines="50" w:after="120"/>
        <w:jc w:val="center"/>
        <w:rPr>
          <w:rFonts w:asciiTheme="minorEastAsia" w:hAnsiTheme="minorEastAsia" w:hint="eastAsia"/>
          <w:sz w:val="20"/>
          <w:szCs w:val="20"/>
        </w:rPr>
      </w:pPr>
      <w:r w:rsidRPr="00164FBB">
        <w:rPr>
          <w:rFonts w:asciiTheme="minorEastAsia" w:hAnsiTheme="minorEastAsia"/>
          <w:sz w:val="20"/>
          <w:szCs w:val="20"/>
        </w:rPr>
        <w:t>Figure 3</w:t>
      </w:r>
      <w:r>
        <w:rPr>
          <w:rFonts w:asciiTheme="minorEastAsia" w:hAnsiTheme="minorEastAsia" w:hint="eastAsia"/>
          <w:sz w:val="20"/>
          <w:szCs w:val="20"/>
        </w:rPr>
        <w:t>3</w:t>
      </w:r>
      <w:r w:rsidRPr="00164FBB">
        <w:rPr>
          <w:rFonts w:asciiTheme="minorEastAsia" w:hAnsiTheme="minorEastAsia"/>
          <w:sz w:val="20"/>
          <w:szCs w:val="20"/>
        </w:rPr>
        <w:t xml:space="preserve"> </w:t>
      </w:r>
      <w:proofErr w:type="gramStart"/>
      <w:r w:rsidRPr="00164FBB">
        <w:rPr>
          <w:rFonts w:asciiTheme="minorEastAsia" w:hAnsiTheme="minorEastAsia"/>
          <w:sz w:val="20"/>
          <w:szCs w:val="20"/>
        </w:rPr>
        <w:t>球色校正</w:t>
      </w:r>
      <w:proofErr w:type="gramEnd"/>
      <w:r w:rsidRPr="00164FBB">
        <w:rPr>
          <w:rFonts w:asciiTheme="minorEastAsia" w:hAnsiTheme="minorEastAsia"/>
          <w:sz w:val="20"/>
          <w:szCs w:val="20"/>
        </w:rPr>
        <w:t>設定</w:t>
      </w:r>
      <w:proofErr w:type="gramStart"/>
      <w:r w:rsidRPr="00164FBB">
        <w:rPr>
          <w:rFonts w:asciiTheme="minorEastAsia" w:hAnsiTheme="minorEastAsia"/>
          <w:sz w:val="20"/>
          <w:szCs w:val="20"/>
        </w:rPr>
        <w:t>檔</w:t>
      </w:r>
      <w:proofErr w:type="gramEnd"/>
      <w:r w:rsidRPr="00164FBB">
        <w:rPr>
          <w:rFonts w:asciiTheme="minorEastAsia" w:hAnsiTheme="minorEastAsia"/>
          <w:sz w:val="20"/>
          <w:szCs w:val="20"/>
        </w:rPr>
        <w:t>選擇畫面</w:t>
      </w:r>
    </w:p>
    <w:p w14:paraId="187F5B52" w14:textId="77777777" w:rsidR="00164FBB" w:rsidRDefault="00164FBB" w:rsidP="00164FBB">
      <w:pPr>
        <w:spacing w:afterLines="50" w:after="120"/>
        <w:ind w:firstLineChars="200" w:firstLine="500"/>
        <w:rPr>
          <w:rFonts w:asciiTheme="minorEastAsia" w:hAnsiTheme="minorEastAsia"/>
        </w:rPr>
      </w:pPr>
      <w:proofErr w:type="gramStart"/>
      <w:r w:rsidRPr="00164FBB">
        <w:rPr>
          <w:rFonts w:asciiTheme="minorEastAsia" w:hAnsiTheme="minorEastAsia"/>
        </w:rPr>
        <w:t>進入球色校正</w:t>
      </w:r>
      <w:proofErr w:type="gramEnd"/>
      <w:r w:rsidRPr="00164FBB">
        <w:rPr>
          <w:rFonts w:asciiTheme="minorEastAsia" w:hAnsiTheme="minorEastAsia"/>
        </w:rPr>
        <w:t>流程後，系統會依序引導使用者放置指定顏色的球體，並透過掃描</w:t>
      </w:r>
      <w:proofErr w:type="gramStart"/>
      <w:r w:rsidRPr="00164FBB">
        <w:rPr>
          <w:rFonts w:asciiTheme="minorEastAsia" w:hAnsiTheme="minorEastAsia"/>
        </w:rPr>
        <w:t>取得該球的</w:t>
      </w:r>
      <w:proofErr w:type="gramEnd"/>
      <w:r w:rsidRPr="00164FBB">
        <w:rPr>
          <w:rFonts w:asciiTheme="minorEastAsia" w:hAnsiTheme="minorEastAsia"/>
        </w:rPr>
        <w:t xml:space="preserve"> HSV 色彩資料，如 Figure 34 所示。畫面中會顯示目前校正步驟、</w:t>
      </w:r>
      <w:proofErr w:type="gramStart"/>
      <w:r w:rsidRPr="00164FBB">
        <w:rPr>
          <w:rFonts w:asciiTheme="minorEastAsia" w:hAnsiTheme="minorEastAsia"/>
        </w:rPr>
        <w:t>目標球色</w:t>
      </w:r>
      <w:proofErr w:type="gramEnd"/>
      <w:r w:rsidRPr="00164FBB">
        <w:rPr>
          <w:rFonts w:asciiTheme="minorEastAsia" w:hAnsiTheme="minorEastAsia"/>
        </w:rPr>
        <w:t>、相機參考畫面、掃描結果與操作按鈕，使用者可確認結果無誤後前往下一個顏色。此流程能協助系統建立更符合實際環境</w:t>
      </w:r>
      <w:proofErr w:type="gramStart"/>
      <w:r w:rsidRPr="00164FBB">
        <w:rPr>
          <w:rFonts w:asciiTheme="minorEastAsia" w:hAnsiTheme="minorEastAsia"/>
        </w:rPr>
        <w:t>的球色辨識</w:t>
      </w:r>
      <w:proofErr w:type="gramEnd"/>
      <w:r w:rsidRPr="00164FBB">
        <w:rPr>
          <w:rFonts w:asciiTheme="minorEastAsia" w:hAnsiTheme="minorEastAsia"/>
        </w:rPr>
        <w:t>資料。</w:t>
      </w:r>
    </w:p>
    <w:p w14:paraId="25C3EFF3" w14:textId="62C45CBB" w:rsidR="00164FBB" w:rsidRPr="00164FBB" w:rsidRDefault="00164FBB" w:rsidP="00164FBB">
      <w:pPr>
        <w:rPr>
          <w:rFonts w:asciiTheme="minorEastAsia" w:hAnsiTheme="minorEastAsia" w:hint="eastAsia"/>
        </w:rPr>
      </w:pPr>
      <w:r w:rsidRPr="00164FBB">
        <w:rPr>
          <w:rFonts w:asciiTheme="minorEastAsia" w:hAnsiTheme="minorEastAsia"/>
        </w:rPr>
        <w:drawing>
          <wp:inline distT="0" distB="0" distL="0" distR="0" wp14:anchorId="22265045" wp14:editId="590131C5">
            <wp:extent cx="6120765" cy="2995295"/>
            <wp:effectExtent l="0" t="0" r="0" b="0"/>
            <wp:docPr id="7831545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4598" name=""/>
                    <pic:cNvPicPr/>
                  </pic:nvPicPr>
                  <pic:blipFill>
                    <a:blip r:embed="rId48"/>
                    <a:stretch>
                      <a:fillRect/>
                    </a:stretch>
                  </pic:blipFill>
                  <pic:spPr>
                    <a:xfrm>
                      <a:off x="0" y="0"/>
                      <a:ext cx="6120765" cy="2995295"/>
                    </a:xfrm>
                    <a:prstGeom prst="rect">
                      <a:avLst/>
                    </a:prstGeom>
                  </pic:spPr>
                </pic:pic>
              </a:graphicData>
            </a:graphic>
          </wp:inline>
        </w:drawing>
      </w:r>
    </w:p>
    <w:p w14:paraId="490102C4" w14:textId="58EF55C8" w:rsidR="00164FBB" w:rsidRPr="00164FBB" w:rsidRDefault="00164FBB" w:rsidP="00164FBB">
      <w:pPr>
        <w:spacing w:afterLines="50" w:after="120"/>
        <w:jc w:val="center"/>
        <w:rPr>
          <w:rFonts w:asciiTheme="minorEastAsia" w:hAnsiTheme="minorEastAsia"/>
          <w:sz w:val="20"/>
          <w:szCs w:val="20"/>
        </w:rPr>
      </w:pPr>
      <w:r w:rsidRPr="00164FBB">
        <w:rPr>
          <w:rFonts w:asciiTheme="minorEastAsia" w:hAnsiTheme="minorEastAsia"/>
          <w:sz w:val="20"/>
          <w:szCs w:val="20"/>
        </w:rPr>
        <w:t>Figure 3</w:t>
      </w:r>
      <w:r>
        <w:rPr>
          <w:rFonts w:asciiTheme="minorEastAsia" w:hAnsiTheme="minorEastAsia" w:hint="eastAsia"/>
          <w:sz w:val="20"/>
          <w:szCs w:val="20"/>
        </w:rPr>
        <w:t>4</w:t>
      </w:r>
      <w:r w:rsidRPr="00164FBB">
        <w:rPr>
          <w:rFonts w:asciiTheme="minorEastAsia" w:hAnsiTheme="minorEastAsia"/>
          <w:sz w:val="20"/>
          <w:szCs w:val="20"/>
        </w:rPr>
        <w:t xml:space="preserve"> </w:t>
      </w:r>
      <w:proofErr w:type="gramStart"/>
      <w:r w:rsidRPr="00164FBB">
        <w:rPr>
          <w:rFonts w:asciiTheme="minorEastAsia" w:hAnsiTheme="minorEastAsia"/>
          <w:sz w:val="20"/>
          <w:szCs w:val="20"/>
        </w:rPr>
        <w:t>球色校正</w:t>
      </w:r>
      <w:proofErr w:type="gramEnd"/>
      <w:r w:rsidRPr="00164FBB">
        <w:rPr>
          <w:rFonts w:asciiTheme="minorEastAsia" w:hAnsiTheme="minorEastAsia"/>
          <w:sz w:val="20"/>
          <w:szCs w:val="20"/>
        </w:rPr>
        <w:t>掃描流程畫面</w:t>
      </w:r>
    </w:p>
    <w:p w14:paraId="7B499317" w14:textId="77777777" w:rsidR="00AF0835" w:rsidRPr="00AF0835" w:rsidRDefault="00AF0835" w:rsidP="00AF0835">
      <w:pPr>
        <w:rPr>
          <w:rFonts w:asciiTheme="minorEastAsia" w:hAnsiTheme="minorEastAsia"/>
        </w:rPr>
      </w:pPr>
      <w:r w:rsidRPr="00AF0835">
        <w:rPr>
          <w:rFonts w:asciiTheme="minorEastAsia" w:hAnsiTheme="minorEastAsia"/>
        </w:rPr>
        <w:t>頁面下方另提供投影機校正入口，如 Figure 35 所示。投影機校正功能用於開啟投影機與相機之間的對位流程，確保系統產生的輔助線或視覺提示能正確對應到實際球桌位置。</w:t>
      </w:r>
    </w:p>
    <w:p w14:paraId="509CDDE7" w14:textId="77777777" w:rsidR="00AF0835" w:rsidRPr="00AF0835" w:rsidRDefault="00AF0835" w:rsidP="00AF0835">
      <w:pPr>
        <w:spacing w:afterLines="50" w:after="120"/>
        <w:rPr>
          <w:rFonts w:asciiTheme="minorEastAsia" w:hAnsiTheme="minorEastAsia"/>
        </w:rPr>
      </w:pPr>
      <w:r w:rsidRPr="00AF0835">
        <w:rPr>
          <w:rFonts w:asciiTheme="minorEastAsia" w:hAnsiTheme="minorEastAsia"/>
        </w:rPr>
        <w:t xml:space="preserve">進入投影機校正後，系統會顯示投影機即時畫面預覽，並在球桌上投影四個 </w:t>
      </w:r>
      <w:proofErr w:type="spellStart"/>
      <w:r w:rsidRPr="00AF0835">
        <w:rPr>
          <w:rFonts w:asciiTheme="minorEastAsia" w:hAnsiTheme="minorEastAsia"/>
        </w:rPr>
        <w:t>ArUco</w:t>
      </w:r>
      <w:proofErr w:type="spellEnd"/>
      <w:r w:rsidRPr="00AF0835">
        <w:rPr>
          <w:rFonts w:asciiTheme="minorEastAsia" w:hAnsiTheme="minorEastAsia"/>
        </w:rPr>
        <w:t xml:space="preserve"> 標記，如 Figure 36 所示。使用者可選擇左上、右上、左下與右下標記，並透過方向鍵調整標記位置，使投影標記能對齊球桌邊界。此流程可讓系統建立投影畫面與實際球桌之間的對應關係，作為後續路徑線、輔助提示或訓練引導投影的基礎。</w:t>
      </w:r>
    </w:p>
    <w:p w14:paraId="7B44364B" w14:textId="40966456" w:rsidR="00BF2805" w:rsidRDefault="00BF2805" w:rsidP="00BF2805">
      <w:pPr>
        <w:rPr>
          <w:rFonts w:asciiTheme="minorEastAsia" w:hAnsiTheme="minorEastAsia"/>
        </w:rPr>
      </w:pPr>
      <w:r w:rsidRPr="00BF2805">
        <w:rPr>
          <w:rFonts w:asciiTheme="minorEastAsia" w:hAnsiTheme="minorEastAsia"/>
        </w:rPr>
        <w:drawing>
          <wp:inline distT="0" distB="0" distL="0" distR="0" wp14:anchorId="6493FEB9" wp14:editId="1D36DD75">
            <wp:extent cx="6120765" cy="1027430"/>
            <wp:effectExtent l="0" t="0" r="0" b="0"/>
            <wp:docPr id="18023236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23669" name=""/>
                    <pic:cNvPicPr/>
                  </pic:nvPicPr>
                  <pic:blipFill>
                    <a:blip r:embed="rId49"/>
                    <a:stretch>
                      <a:fillRect/>
                    </a:stretch>
                  </pic:blipFill>
                  <pic:spPr>
                    <a:xfrm>
                      <a:off x="0" y="0"/>
                      <a:ext cx="6120765" cy="1027430"/>
                    </a:xfrm>
                    <a:prstGeom prst="rect">
                      <a:avLst/>
                    </a:prstGeom>
                  </pic:spPr>
                </pic:pic>
              </a:graphicData>
            </a:graphic>
          </wp:inline>
        </w:drawing>
      </w:r>
    </w:p>
    <w:p w14:paraId="47F84E2A" w14:textId="3BF8246C" w:rsidR="00BF2805" w:rsidRPr="00BF2805" w:rsidRDefault="00BF2805" w:rsidP="00BF2805">
      <w:pPr>
        <w:spacing w:afterLines="50" w:after="120"/>
        <w:jc w:val="center"/>
        <w:rPr>
          <w:rFonts w:asciiTheme="minorEastAsia" w:hAnsiTheme="minorEastAsia" w:hint="eastAsia"/>
          <w:sz w:val="20"/>
          <w:szCs w:val="20"/>
        </w:rPr>
      </w:pPr>
      <w:r w:rsidRPr="00BF2805">
        <w:rPr>
          <w:rFonts w:asciiTheme="minorEastAsia" w:hAnsiTheme="minorEastAsia"/>
          <w:sz w:val="20"/>
          <w:szCs w:val="20"/>
        </w:rPr>
        <w:t>Figure 35 投影機校正入口畫面</w:t>
      </w:r>
    </w:p>
    <w:p w14:paraId="540EA521" w14:textId="30EBFB6B" w:rsidR="00BF2805" w:rsidRPr="00AF0835" w:rsidRDefault="00AF0835" w:rsidP="00AF0835">
      <w:pPr>
        <w:spacing w:afterLines="50" w:after="120"/>
        <w:ind w:firstLineChars="200" w:firstLine="500"/>
        <w:rPr>
          <w:rFonts w:asciiTheme="minorEastAsia" w:hAnsiTheme="minorEastAsia" w:hint="eastAsia"/>
        </w:rPr>
      </w:pPr>
      <w:r w:rsidRPr="00AF0835">
        <w:rPr>
          <w:rFonts w:asciiTheme="minorEastAsia" w:hAnsiTheme="minorEastAsia"/>
        </w:rPr>
        <w:t xml:space="preserve">進入投影機校正後，系統會顯示投影機即時畫面預覽，並在球桌上投影四個 </w:t>
      </w:r>
      <w:proofErr w:type="spellStart"/>
      <w:r w:rsidRPr="00AF0835">
        <w:rPr>
          <w:rFonts w:asciiTheme="minorEastAsia" w:hAnsiTheme="minorEastAsia"/>
        </w:rPr>
        <w:t>ArUco</w:t>
      </w:r>
      <w:proofErr w:type="spellEnd"/>
      <w:r w:rsidRPr="00AF0835">
        <w:rPr>
          <w:rFonts w:asciiTheme="minorEastAsia" w:hAnsiTheme="minorEastAsia"/>
        </w:rPr>
        <w:t xml:space="preserve"> 標記，如 Figure 36 所示。使用者可選擇左上、右上、左下與右下標記，並透過方向鍵調</w:t>
      </w:r>
      <w:r w:rsidRPr="00AF0835">
        <w:rPr>
          <w:rFonts w:asciiTheme="minorEastAsia" w:hAnsiTheme="minorEastAsia"/>
        </w:rPr>
        <w:lastRenderedPageBreak/>
        <w:t>整標記位置，使投影標記能對齊球桌邊界。此流程可讓系統建立投影畫面與實際球桌之間的對應關係，作為後續路徑線、輔助提示或訓練引導投影的基礎。</w:t>
      </w:r>
    </w:p>
    <w:p w14:paraId="47A0CB83" w14:textId="2FBBD607" w:rsidR="00164FBB" w:rsidRDefault="00BF2805" w:rsidP="00AF0835">
      <w:pPr>
        <w:jc w:val="center"/>
        <w:rPr>
          <w:rFonts w:asciiTheme="minorEastAsia" w:hAnsiTheme="minorEastAsia"/>
        </w:rPr>
      </w:pPr>
      <w:r w:rsidRPr="00BF2805">
        <w:rPr>
          <w:rFonts w:asciiTheme="minorEastAsia" w:hAnsiTheme="minorEastAsia"/>
        </w:rPr>
        <w:drawing>
          <wp:inline distT="0" distB="0" distL="0" distR="0" wp14:anchorId="40953973" wp14:editId="495C7925">
            <wp:extent cx="6177643" cy="4209436"/>
            <wp:effectExtent l="0" t="0" r="0" b="0"/>
            <wp:docPr id="6262107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0729" name=""/>
                    <pic:cNvPicPr/>
                  </pic:nvPicPr>
                  <pic:blipFill>
                    <a:blip r:embed="rId50"/>
                    <a:stretch>
                      <a:fillRect/>
                    </a:stretch>
                  </pic:blipFill>
                  <pic:spPr>
                    <a:xfrm>
                      <a:off x="0" y="0"/>
                      <a:ext cx="6225823" cy="4242266"/>
                    </a:xfrm>
                    <a:prstGeom prst="rect">
                      <a:avLst/>
                    </a:prstGeom>
                  </pic:spPr>
                </pic:pic>
              </a:graphicData>
            </a:graphic>
          </wp:inline>
        </w:drawing>
      </w:r>
    </w:p>
    <w:p w14:paraId="43C320B4" w14:textId="77777777" w:rsidR="00AF0835" w:rsidRPr="00AF0835" w:rsidRDefault="00AF0835" w:rsidP="00AF0835">
      <w:pPr>
        <w:spacing w:afterLines="50" w:after="120"/>
        <w:jc w:val="center"/>
        <w:rPr>
          <w:rFonts w:asciiTheme="minorEastAsia" w:hAnsiTheme="minorEastAsia"/>
          <w:sz w:val="20"/>
          <w:szCs w:val="20"/>
        </w:rPr>
      </w:pPr>
      <w:r w:rsidRPr="00AF0835">
        <w:rPr>
          <w:rFonts w:asciiTheme="minorEastAsia" w:hAnsiTheme="minorEastAsia"/>
          <w:sz w:val="20"/>
          <w:szCs w:val="20"/>
        </w:rPr>
        <w:t>Figure 36 投影機即時畫面校正畫面</w:t>
      </w:r>
    </w:p>
    <w:p w14:paraId="0B683772" w14:textId="77777777" w:rsidR="00AF0835" w:rsidRPr="00AF0835" w:rsidRDefault="00AF0835" w:rsidP="00AF0835">
      <w:pPr>
        <w:spacing w:afterLines="50" w:after="120"/>
        <w:rPr>
          <w:rFonts w:asciiTheme="minorEastAsia" w:hAnsiTheme="minorEastAsia"/>
        </w:rPr>
      </w:pPr>
      <w:r w:rsidRPr="00AF0835">
        <w:rPr>
          <w:rFonts w:asciiTheme="minorEastAsia" w:hAnsiTheme="minorEastAsia"/>
          <w:b/>
          <w:bCs/>
        </w:rPr>
        <w:t>5. 追蹤設定</w:t>
      </w:r>
    </w:p>
    <w:p w14:paraId="3823B7AD" w14:textId="77777777" w:rsidR="00AF0835" w:rsidRDefault="00AF0835" w:rsidP="00AF0835">
      <w:pPr>
        <w:spacing w:afterLines="50" w:after="120"/>
        <w:ind w:firstLineChars="200" w:firstLine="500"/>
        <w:rPr>
          <w:rFonts w:asciiTheme="minorEastAsia" w:hAnsiTheme="minorEastAsia"/>
        </w:rPr>
      </w:pPr>
      <w:r w:rsidRPr="00AF0835">
        <w:rPr>
          <w:rFonts w:asciiTheme="minorEastAsia" w:hAnsiTheme="minorEastAsia"/>
        </w:rPr>
        <w:t>追蹤設定頁面主要用於保存目前系統的追蹤相關設定，如 Figure 37 所示。一般情況下，</w:t>
      </w:r>
      <w:proofErr w:type="spellStart"/>
      <w:r w:rsidRPr="00AF0835">
        <w:rPr>
          <w:rFonts w:asciiTheme="minorEastAsia" w:hAnsiTheme="minorEastAsia"/>
        </w:rPr>
        <w:t>CueVex</w:t>
      </w:r>
      <w:proofErr w:type="spellEnd"/>
      <w:r w:rsidRPr="00AF0835">
        <w:rPr>
          <w:rFonts w:asciiTheme="minorEastAsia" w:hAnsiTheme="minorEastAsia"/>
        </w:rPr>
        <w:t xml:space="preserve"> 的設定檔會從資料庫讀取與管理，使系統在重新啟動或更換操作流程時，仍能載入既有設定並維持一致的追蹤環境。</w:t>
      </w:r>
    </w:p>
    <w:p w14:paraId="6BE8297F" w14:textId="189E31E6" w:rsidR="00AF0835" w:rsidRDefault="00AF0835" w:rsidP="00AF0835">
      <w:pPr>
        <w:spacing w:afterLines="50" w:after="120"/>
        <w:rPr>
          <w:rFonts w:asciiTheme="minorEastAsia" w:hAnsiTheme="minorEastAsia"/>
        </w:rPr>
      </w:pPr>
      <w:r w:rsidRPr="00AF0835">
        <w:rPr>
          <w:rFonts w:asciiTheme="minorEastAsia" w:hAnsiTheme="minorEastAsia"/>
        </w:rPr>
        <w:drawing>
          <wp:inline distT="0" distB="0" distL="0" distR="0" wp14:anchorId="07ED0D50" wp14:editId="42AAECE5">
            <wp:extent cx="6120765" cy="1459230"/>
            <wp:effectExtent l="0" t="0" r="0" b="0"/>
            <wp:docPr id="1358501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112" name=""/>
                    <pic:cNvPicPr/>
                  </pic:nvPicPr>
                  <pic:blipFill>
                    <a:blip r:embed="rId51"/>
                    <a:stretch>
                      <a:fillRect/>
                    </a:stretch>
                  </pic:blipFill>
                  <pic:spPr>
                    <a:xfrm>
                      <a:off x="0" y="0"/>
                      <a:ext cx="6120765" cy="1459230"/>
                    </a:xfrm>
                    <a:prstGeom prst="rect">
                      <a:avLst/>
                    </a:prstGeom>
                  </pic:spPr>
                </pic:pic>
              </a:graphicData>
            </a:graphic>
          </wp:inline>
        </w:drawing>
      </w:r>
    </w:p>
    <w:p w14:paraId="1530700B" w14:textId="73625F3F" w:rsidR="00AF0835" w:rsidRPr="00AF0835" w:rsidRDefault="00AF0835" w:rsidP="00AF0835">
      <w:pPr>
        <w:spacing w:afterLines="50" w:after="120"/>
        <w:jc w:val="center"/>
        <w:rPr>
          <w:rFonts w:asciiTheme="minorEastAsia" w:hAnsiTheme="minorEastAsia" w:hint="eastAsia"/>
          <w:sz w:val="20"/>
          <w:szCs w:val="20"/>
        </w:rPr>
      </w:pPr>
      <w:r w:rsidRPr="00AF0835">
        <w:rPr>
          <w:rFonts w:asciiTheme="minorEastAsia" w:hAnsiTheme="minorEastAsia"/>
          <w:sz w:val="20"/>
          <w:szCs w:val="20"/>
        </w:rPr>
        <w:t>Figure 37 追蹤設定頁面</w:t>
      </w:r>
    </w:p>
    <w:p w14:paraId="29E5AF34" w14:textId="22880C03" w:rsidR="0023753E" w:rsidRDefault="00AF0835" w:rsidP="0023753E">
      <w:pPr>
        <w:spacing w:afterLines="50" w:after="120"/>
        <w:ind w:firstLineChars="200" w:firstLine="500"/>
        <w:rPr>
          <w:rFonts w:asciiTheme="minorEastAsia" w:hAnsiTheme="minorEastAsia"/>
        </w:rPr>
      </w:pPr>
      <w:r w:rsidRPr="00AF0835">
        <w:rPr>
          <w:rFonts w:asciiTheme="minorEastAsia" w:hAnsiTheme="minorEastAsia"/>
        </w:rPr>
        <w:t>不過，為了避免資料庫連線異常、設定同步延遲或測試階段需要快速保存目前</w:t>
      </w:r>
      <w:proofErr w:type="gramStart"/>
      <w:r w:rsidRPr="00AF0835">
        <w:rPr>
          <w:rFonts w:asciiTheme="minorEastAsia" w:hAnsiTheme="minorEastAsia"/>
        </w:rPr>
        <w:t>前</w:t>
      </w:r>
      <w:proofErr w:type="gramEnd"/>
      <w:r w:rsidRPr="00AF0835">
        <w:rPr>
          <w:rFonts w:asciiTheme="minorEastAsia" w:hAnsiTheme="minorEastAsia"/>
        </w:rPr>
        <w:t>端狀態，系統仍保留「儲存設定」入口。使用者可透過此功能將目前設定暫時保存於本機 UI，作為備援使用。此設計能提升系統在不同部署環境下的容錯能力，也讓開發與測試階段能更方便地確認設定變更結果。</w:t>
      </w:r>
    </w:p>
    <w:p w14:paraId="5904A703" w14:textId="66E9C770" w:rsidR="0023753E" w:rsidRDefault="0023753E" w:rsidP="0023753E">
      <w:pPr>
        <w:rPr>
          <w:rFonts w:asciiTheme="minorEastAsia" w:hAnsiTheme="minorEastAsia" w:hint="eastAsia"/>
        </w:rPr>
      </w:pPr>
      <w:r>
        <w:rPr>
          <w:rFonts w:asciiTheme="minorEastAsia" w:hAnsiTheme="minorEastAsia"/>
        </w:rPr>
        <w:br w:type="page"/>
      </w:r>
    </w:p>
    <w:p w14:paraId="6A7DCF72" w14:textId="77777777" w:rsidR="0023753E" w:rsidRPr="0023753E" w:rsidRDefault="0023753E" w:rsidP="0023753E">
      <w:pPr>
        <w:spacing w:afterLines="50" w:after="120"/>
        <w:rPr>
          <w:rFonts w:asciiTheme="minorEastAsia" w:hAnsiTheme="minorEastAsia"/>
          <w:b/>
          <w:bCs/>
          <w:sz w:val="28"/>
          <w:szCs w:val="28"/>
        </w:rPr>
      </w:pPr>
      <w:r w:rsidRPr="0023753E">
        <w:rPr>
          <w:rFonts w:asciiTheme="minorEastAsia" w:hAnsiTheme="minorEastAsia"/>
          <w:b/>
          <w:bCs/>
          <w:sz w:val="28"/>
          <w:szCs w:val="28"/>
        </w:rPr>
        <w:lastRenderedPageBreak/>
        <w:t>(七) 分析功能展示</w:t>
      </w:r>
    </w:p>
    <w:p w14:paraId="0C53F674" w14:textId="08A2D97A" w:rsidR="00AF0835" w:rsidRDefault="00AF0835" w:rsidP="0023753E">
      <w:pPr>
        <w:spacing w:afterLines="50" w:after="120"/>
        <w:ind w:firstLineChars="200" w:firstLine="500"/>
        <w:rPr>
          <w:rFonts w:asciiTheme="minorEastAsia" w:hAnsiTheme="minorEastAsia"/>
        </w:rPr>
      </w:pPr>
      <w:r w:rsidRPr="00AF0835">
        <w:rPr>
          <w:rFonts w:asciiTheme="minorEastAsia" w:hAnsiTheme="minorEastAsia"/>
        </w:rPr>
        <w:t>分析頁面主要用於呈現使用者的練習與對戰數據。使用者登入後，系統會依照目前帳號讀取個人紀錄，並將資料整理成不同類型的統計結果，讓使用者能快速了解近期表現與練習狀況。</w:t>
      </w:r>
    </w:p>
    <w:p w14:paraId="3D352ECF" w14:textId="77777777" w:rsidR="0023753E" w:rsidRDefault="00AF0835" w:rsidP="0023753E">
      <w:pPr>
        <w:spacing w:afterLines="50" w:after="120"/>
        <w:ind w:firstLineChars="200" w:firstLine="500"/>
        <w:rPr>
          <w:rFonts w:asciiTheme="minorEastAsia" w:hAnsiTheme="minorEastAsia"/>
        </w:rPr>
      </w:pPr>
      <w:r w:rsidRPr="00AF0835">
        <w:rPr>
          <w:rFonts w:asciiTheme="minorEastAsia" w:hAnsiTheme="minorEastAsia"/>
        </w:rPr>
        <w:t>分析頁面上方提供「總</w:t>
      </w:r>
      <w:proofErr w:type="gramStart"/>
      <w:r w:rsidRPr="00AF0835">
        <w:rPr>
          <w:rFonts w:asciiTheme="minorEastAsia" w:hAnsiTheme="minorEastAsia"/>
        </w:rPr>
        <w:t>覽</w:t>
      </w:r>
      <w:proofErr w:type="gramEnd"/>
      <w:r w:rsidRPr="00AF0835">
        <w:rPr>
          <w:rFonts w:asciiTheme="minorEastAsia" w:hAnsiTheme="minorEastAsia"/>
        </w:rPr>
        <w:t>」、「對戰統計」、「進攻分析」、「母球控制」與「最近練習」等分頁，如 Figure 38 所示。使用者可依照想查看的資料類型切換不同分析內容。</w:t>
      </w:r>
      <w:proofErr w:type="gramStart"/>
      <w:r w:rsidRPr="00AF0835">
        <w:rPr>
          <w:rFonts w:asciiTheme="minorEastAsia" w:hAnsiTheme="minorEastAsia"/>
        </w:rPr>
        <w:t>右上角則提供</w:t>
      </w:r>
      <w:proofErr w:type="gramEnd"/>
      <w:r w:rsidRPr="00AF0835">
        <w:rPr>
          <w:rFonts w:asciiTheme="minorEastAsia" w:hAnsiTheme="minorEastAsia"/>
        </w:rPr>
        <w:t>時間範圍篩選功能，可選擇今日、近 7 天、近 30 天或近一年，如 Figure 39 所示，方便使用者比較不同時間區間內的表現變化。</w:t>
      </w:r>
    </w:p>
    <w:p w14:paraId="0C2274BE" w14:textId="3C9CE7F8" w:rsidR="00AF0835" w:rsidRDefault="0023753E" w:rsidP="0023753E">
      <w:pPr>
        <w:jc w:val="center"/>
        <w:rPr>
          <w:rFonts w:asciiTheme="minorEastAsia" w:hAnsiTheme="minorEastAsia"/>
        </w:rPr>
      </w:pPr>
      <w:r w:rsidRPr="0023753E">
        <w:rPr>
          <w:rFonts w:asciiTheme="minorEastAsia" w:hAnsiTheme="minorEastAsia"/>
        </w:rPr>
        <w:drawing>
          <wp:inline distT="0" distB="0" distL="0" distR="0" wp14:anchorId="6A7BDA8D" wp14:editId="1E5A95B8">
            <wp:extent cx="6120765" cy="1871345"/>
            <wp:effectExtent l="0" t="0" r="0" b="0"/>
            <wp:docPr id="14751308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0804" name=""/>
                    <pic:cNvPicPr/>
                  </pic:nvPicPr>
                  <pic:blipFill>
                    <a:blip r:embed="rId52"/>
                    <a:stretch>
                      <a:fillRect/>
                    </a:stretch>
                  </pic:blipFill>
                  <pic:spPr>
                    <a:xfrm>
                      <a:off x="0" y="0"/>
                      <a:ext cx="6120765" cy="1871345"/>
                    </a:xfrm>
                    <a:prstGeom prst="rect">
                      <a:avLst/>
                    </a:prstGeom>
                  </pic:spPr>
                </pic:pic>
              </a:graphicData>
            </a:graphic>
          </wp:inline>
        </w:drawing>
      </w:r>
    </w:p>
    <w:p w14:paraId="7B466362" w14:textId="2B504409" w:rsidR="0023753E" w:rsidRPr="00AF0835" w:rsidRDefault="0023753E" w:rsidP="0023753E">
      <w:pPr>
        <w:spacing w:afterLines="50" w:after="120"/>
        <w:jc w:val="center"/>
        <w:rPr>
          <w:rFonts w:asciiTheme="minorEastAsia" w:hAnsiTheme="minorEastAsia" w:hint="eastAsia"/>
          <w:sz w:val="20"/>
          <w:szCs w:val="20"/>
        </w:rPr>
      </w:pPr>
      <w:r w:rsidRPr="0023753E">
        <w:rPr>
          <w:rFonts w:asciiTheme="minorEastAsia" w:hAnsiTheme="minorEastAsia"/>
          <w:sz w:val="20"/>
          <w:szCs w:val="20"/>
        </w:rPr>
        <w:t>Figure 38 分析頁面總</w:t>
      </w:r>
      <w:proofErr w:type="gramStart"/>
      <w:r w:rsidRPr="0023753E">
        <w:rPr>
          <w:rFonts w:asciiTheme="minorEastAsia" w:hAnsiTheme="minorEastAsia"/>
          <w:sz w:val="20"/>
          <w:szCs w:val="20"/>
        </w:rPr>
        <w:t>覽</w:t>
      </w:r>
      <w:proofErr w:type="gramEnd"/>
      <w:r w:rsidRPr="0023753E">
        <w:rPr>
          <w:rFonts w:asciiTheme="minorEastAsia" w:hAnsiTheme="minorEastAsia"/>
          <w:sz w:val="20"/>
          <w:szCs w:val="20"/>
        </w:rPr>
        <w:t>畫面</w:t>
      </w:r>
    </w:p>
    <w:p w14:paraId="32DBC7E6" w14:textId="07ADA898" w:rsidR="0023753E" w:rsidRDefault="0023753E" w:rsidP="0023753E">
      <w:pPr>
        <w:jc w:val="center"/>
        <w:rPr>
          <w:rFonts w:asciiTheme="minorEastAsia" w:hAnsiTheme="minorEastAsia"/>
        </w:rPr>
      </w:pPr>
      <w:r w:rsidRPr="0023753E">
        <w:rPr>
          <w:rFonts w:asciiTheme="minorEastAsia" w:hAnsiTheme="minorEastAsia"/>
        </w:rPr>
        <w:drawing>
          <wp:inline distT="0" distB="0" distL="0" distR="0" wp14:anchorId="2C29761C" wp14:editId="0914769B">
            <wp:extent cx="3851139" cy="2607128"/>
            <wp:effectExtent l="0" t="0" r="0" b="0"/>
            <wp:docPr id="21213953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5351" name=""/>
                    <pic:cNvPicPr/>
                  </pic:nvPicPr>
                  <pic:blipFill>
                    <a:blip r:embed="rId53"/>
                    <a:stretch>
                      <a:fillRect/>
                    </a:stretch>
                  </pic:blipFill>
                  <pic:spPr>
                    <a:xfrm>
                      <a:off x="0" y="0"/>
                      <a:ext cx="3891071" cy="2634161"/>
                    </a:xfrm>
                    <a:prstGeom prst="rect">
                      <a:avLst/>
                    </a:prstGeom>
                  </pic:spPr>
                </pic:pic>
              </a:graphicData>
            </a:graphic>
          </wp:inline>
        </w:drawing>
      </w:r>
    </w:p>
    <w:p w14:paraId="737483CD" w14:textId="3B22909F" w:rsidR="0023753E" w:rsidRPr="0023753E" w:rsidRDefault="0023753E" w:rsidP="0023753E">
      <w:pPr>
        <w:spacing w:afterLines="50" w:after="120"/>
        <w:jc w:val="center"/>
        <w:rPr>
          <w:rFonts w:asciiTheme="minorEastAsia" w:hAnsiTheme="minorEastAsia" w:hint="eastAsia"/>
          <w:sz w:val="20"/>
          <w:szCs w:val="20"/>
        </w:rPr>
      </w:pPr>
      <w:r w:rsidRPr="0023753E">
        <w:rPr>
          <w:rFonts w:asciiTheme="minorEastAsia" w:hAnsiTheme="minorEastAsia"/>
          <w:sz w:val="20"/>
          <w:szCs w:val="20"/>
        </w:rPr>
        <w:t>Figure 39 分析時間範圍選擇</w:t>
      </w:r>
    </w:p>
    <w:p w14:paraId="20E56422" w14:textId="0A27C5CC" w:rsidR="00AF0835" w:rsidRPr="00AF0835" w:rsidRDefault="00AF0835" w:rsidP="0023753E">
      <w:pPr>
        <w:spacing w:afterLines="50" w:after="120"/>
        <w:ind w:firstLineChars="200" w:firstLine="500"/>
        <w:rPr>
          <w:rFonts w:asciiTheme="minorEastAsia" w:hAnsiTheme="minorEastAsia"/>
        </w:rPr>
      </w:pPr>
      <w:r w:rsidRPr="00AF0835">
        <w:rPr>
          <w:rFonts w:asciiTheme="minorEastAsia" w:hAnsiTheme="minorEastAsia"/>
        </w:rPr>
        <w:t>在總</w:t>
      </w:r>
      <w:proofErr w:type="gramStart"/>
      <w:r w:rsidRPr="00AF0835">
        <w:rPr>
          <w:rFonts w:asciiTheme="minorEastAsia" w:hAnsiTheme="minorEastAsia"/>
        </w:rPr>
        <w:t>覽</w:t>
      </w:r>
      <w:proofErr w:type="gramEnd"/>
      <w:r w:rsidRPr="00AF0835">
        <w:rPr>
          <w:rFonts w:asciiTheme="minorEastAsia" w:hAnsiTheme="minorEastAsia"/>
        </w:rPr>
        <w:t>頁面中，系統會整理使用者近期的核心表現數據，包括表現分數、進球率、最常失誤項目、近 30 天出手數、最佳連進與訓練完成率等。這些資料能讓使用者先以整體角度掌握目前狀態，再進一步進入其他分頁查看細項分析。</w:t>
      </w:r>
    </w:p>
    <w:p w14:paraId="1B3F2E4B" w14:textId="77777777" w:rsidR="00AF0835" w:rsidRDefault="00AF0835" w:rsidP="0023753E">
      <w:pPr>
        <w:spacing w:afterLines="50" w:after="120"/>
        <w:ind w:firstLineChars="200" w:firstLine="500"/>
        <w:rPr>
          <w:rFonts w:asciiTheme="minorEastAsia" w:hAnsiTheme="minorEastAsia"/>
        </w:rPr>
      </w:pPr>
      <w:r w:rsidRPr="00AF0835">
        <w:rPr>
          <w:rFonts w:asciiTheme="minorEastAsia" w:hAnsiTheme="minorEastAsia"/>
        </w:rPr>
        <w:t>對戰統計頁面則呈現使用者的比賽相關紀錄，如 Figure 40 所示。內容包含總局數、勝場、勝率、總練習次數與練習總時長，並列出最近對戰結果與比分。此功能可協助使用者檢視實際對戰表現，了解近期勝負狀況與累積練習成果。</w:t>
      </w:r>
    </w:p>
    <w:p w14:paraId="1F7E343B" w14:textId="22A79F3D" w:rsidR="0023753E" w:rsidRDefault="0023753E" w:rsidP="0023753E">
      <w:pPr>
        <w:rPr>
          <w:rFonts w:asciiTheme="minorEastAsia" w:hAnsiTheme="minorEastAsia"/>
        </w:rPr>
      </w:pPr>
      <w:r w:rsidRPr="0023753E">
        <w:rPr>
          <w:rFonts w:asciiTheme="minorEastAsia" w:hAnsiTheme="minorEastAsia"/>
        </w:rPr>
        <w:lastRenderedPageBreak/>
        <w:drawing>
          <wp:inline distT="0" distB="0" distL="0" distR="0" wp14:anchorId="1394A714" wp14:editId="267445D4">
            <wp:extent cx="6120496" cy="2106386"/>
            <wp:effectExtent l="0" t="0" r="0" b="0"/>
            <wp:docPr id="7693753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5317" name=""/>
                    <pic:cNvPicPr/>
                  </pic:nvPicPr>
                  <pic:blipFill rotWithShape="1">
                    <a:blip r:embed="rId54"/>
                    <a:srcRect t="3157" b="11151"/>
                    <a:stretch>
                      <a:fillRect/>
                    </a:stretch>
                  </pic:blipFill>
                  <pic:spPr bwMode="auto">
                    <a:xfrm>
                      <a:off x="0" y="0"/>
                      <a:ext cx="6122753" cy="2107163"/>
                    </a:xfrm>
                    <a:prstGeom prst="rect">
                      <a:avLst/>
                    </a:prstGeom>
                    <a:ln>
                      <a:noFill/>
                    </a:ln>
                    <a:extLst>
                      <a:ext uri="{53640926-AAD7-44D8-BBD7-CCE9431645EC}">
                        <a14:shadowObscured xmlns:a14="http://schemas.microsoft.com/office/drawing/2010/main"/>
                      </a:ext>
                    </a:extLst>
                  </pic:spPr>
                </pic:pic>
              </a:graphicData>
            </a:graphic>
          </wp:inline>
        </w:drawing>
      </w:r>
    </w:p>
    <w:p w14:paraId="70CEEA2D" w14:textId="68274AEB" w:rsidR="0023753E" w:rsidRPr="00AF0835" w:rsidRDefault="0023753E" w:rsidP="0023753E">
      <w:pPr>
        <w:spacing w:afterLines="50" w:after="120"/>
        <w:jc w:val="center"/>
        <w:rPr>
          <w:rFonts w:asciiTheme="minorEastAsia" w:hAnsiTheme="minorEastAsia" w:hint="eastAsia"/>
          <w:sz w:val="20"/>
          <w:szCs w:val="20"/>
        </w:rPr>
      </w:pPr>
      <w:r w:rsidRPr="0023753E">
        <w:rPr>
          <w:rFonts w:asciiTheme="minorEastAsia" w:hAnsiTheme="minorEastAsia"/>
          <w:sz w:val="20"/>
          <w:szCs w:val="20"/>
        </w:rPr>
        <w:t>Figure 40 對戰統計分析畫面</w:t>
      </w:r>
    </w:p>
    <w:p w14:paraId="61DFA0BA" w14:textId="77777777" w:rsidR="00AF0835" w:rsidRDefault="00AF0835" w:rsidP="0023753E">
      <w:pPr>
        <w:spacing w:afterLines="50" w:after="120"/>
        <w:ind w:firstLineChars="200" w:firstLine="500"/>
        <w:rPr>
          <w:rFonts w:asciiTheme="minorEastAsia" w:hAnsiTheme="minorEastAsia"/>
        </w:rPr>
      </w:pPr>
      <w:r w:rsidRPr="00AF0835">
        <w:rPr>
          <w:rFonts w:asciiTheme="minorEastAsia" w:hAnsiTheme="minorEastAsia"/>
        </w:rPr>
        <w:t>進攻分析頁面主要用於分析出手結果與進攻型態，如 Figure 41 所示。系統會依照近、中、遠距離進球率、簡單球／中等球／困難球成功率、</w:t>
      </w:r>
      <w:proofErr w:type="gramStart"/>
      <w:r w:rsidRPr="00AF0835">
        <w:rPr>
          <w:rFonts w:asciiTheme="minorEastAsia" w:hAnsiTheme="minorEastAsia"/>
        </w:rPr>
        <w:t>打厚</w:t>
      </w:r>
      <w:proofErr w:type="gramEnd"/>
      <w:r w:rsidRPr="00AF0835">
        <w:rPr>
          <w:rFonts w:asciiTheme="minorEastAsia" w:hAnsiTheme="minorEastAsia"/>
        </w:rPr>
        <w:t>／打薄比例，以及失誤方向等項目進行統計。這些資料能協助使用者找出進攻穩定度不足的地方，例如是否容易未進、打</w:t>
      </w:r>
      <w:proofErr w:type="gramStart"/>
      <w:r w:rsidRPr="00AF0835">
        <w:rPr>
          <w:rFonts w:asciiTheme="minorEastAsia" w:hAnsiTheme="minorEastAsia"/>
        </w:rPr>
        <w:t>太薄或打</w:t>
      </w:r>
      <w:proofErr w:type="gramEnd"/>
      <w:r w:rsidRPr="00AF0835">
        <w:rPr>
          <w:rFonts w:asciiTheme="minorEastAsia" w:hAnsiTheme="minorEastAsia"/>
        </w:rPr>
        <w:t>太厚。</w:t>
      </w:r>
    </w:p>
    <w:p w14:paraId="5C37CA2C" w14:textId="0AC3A21A" w:rsidR="0023753E" w:rsidRDefault="0023753E" w:rsidP="0023753E">
      <w:pPr>
        <w:rPr>
          <w:rFonts w:asciiTheme="minorEastAsia" w:hAnsiTheme="minorEastAsia"/>
        </w:rPr>
      </w:pPr>
      <w:r w:rsidRPr="0023753E">
        <w:rPr>
          <w:rFonts w:asciiTheme="minorEastAsia" w:hAnsiTheme="minorEastAsia"/>
        </w:rPr>
        <w:drawing>
          <wp:inline distT="0" distB="0" distL="0" distR="0" wp14:anchorId="0E2E8941" wp14:editId="5DE228DD">
            <wp:extent cx="6119047" cy="3336471"/>
            <wp:effectExtent l="0" t="0" r="0" b="0"/>
            <wp:docPr id="87629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9327" name=""/>
                    <pic:cNvPicPr/>
                  </pic:nvPicPr>
                  <pic:blipFill rotWithShape="1">
                    <a:blip r:embed="rId55"/>
                    <a:srcRect l="-622" t="2962" r="622" b="2796"/>
                    <a:stretch>
                      <a:fillRect/>
                    </a:stretch>
                  </pic:blipFill>
                  <pic:spPr bwMode="auto">
                    <a:xfrm>
                      <a:off x="0" y="0"/>
                      <a:ext cx="6135543" cy="3345465"/>
                    </a:xfrm>
                    <a:prstGeom prst="rect">
                      <a:avLst/>
                    </a:prstGeom>
                    <a:ln>
                      <a:noFill/>
                    </a:ln>
                    <a:extLst>
                      <a:ext uri="{53640926-AAD7-44D8-BBD7-CCE9431645EC}">
                        <a14:shadowObscured xmlns:a14="http://schemas.microsoft.com/office/drawing/2010/main"/>
                      </a:ext>
                    </a:extLst>
                  </pic:spPr>
                </pic:pic>
              </a:graphicData>
            </a:graphic>
          </wp:inline>
        </w:drawing>
      </w:r>
    </w:p>
    <w:p w14:paraId="4CD5A4DA" w14:textId="2D53BA6E" w:rsidR="0023753E" w:rsidRPr="00AF0835" w:rsidRDefault="0023753E" w:rsidP="0023753E">
      <w:pPr>
        <w:spacing w:afterLines="50" w:after="120"/>
        <w:jc w:val="center"/>
        <w:rPr>
          <w:rFonts w:asciiTheme="minorEastAsia" w:hAnsiTheme="minorEastAsia" w:hint="eastAsia"/>
          <w:sz w:val="20"/>
          <w:szCs w:val="20"/>
        </w:rPr>
      </w:pPr>
      <w:r w:rsidRPr="0023753E">
        <w:rPr>
          <w:rFonts w:asciiTheme="minorEastAsia" w:hAnsiTheme="minorEastAsia"/>
          <w:sz w:val="20"/>
          <w:szCs w:val="20"/>
        </w:rPr>
        <w:t>Figure 41 進攻分析畫面</w:t>
      </w:r>
    </w:p>
    <w:p w14:paraId="5B25E339" w14:textId="77777777" w:rsidR="00AF0835" w:rsidRDefault="00AF0835" w:rsidP="0023753E">
      <w:pPr>
        <w:spacing w:afterLines="50" w:after="120"/>
        <w:ind w:firstLineChars="200" w:firstLine="500"/>
        <w:rPr>
          <w:rFonts w:asciiTheme="minorEastAsia" w:hAnsiTheme="minorEastAsia"/>
        </w:rPr>
      </w:pPr>
      <w:r w:rsidRPr="00AF0835">
        <w:rPr>
          <w:rFonts w:asciiTheme="minorEastAsia" w:hAnsiTheme="minorEastAsia"/>
        </w:rPr>
        <w:t>母球控制頁面則呈現母球走位與控制相關數據，如 Figure 42 所示。內容包含走位成功率、</w:t>
      </w:r>
      <w:proofErr w:type="gramStart"/>
      <w:r w:rsidRPr="00AF0835">
        <w:rPr>
          <w:rFonts w:asciiTheme="minorEastAsia" w:hAnsiTheme="minorEastAsia"/>
        </w:rPr>
        <w:t>停點偏差</w:t>
      </w:r>
      <w:proofErr w:type="gramEnd"/>
      <w:r w:rsidRPr="00AF0835">
        <w:rPr>
          <w:rFonts w:asciiTheme="minorEastAsia" w:hAnsiTheme="minorEastAsia"/>
        </w:rPr>
        <w:t>、洗袋次數、下一球好打比例與近 30 天出手數。此頁面能協助使用者判斷擊球後母球位置控制是否穩定，並作為後續改善走位與控球能力的依據。</w:t>
      </w:r>
    </w:p>
    <w:p w14:paraId="26574313" w14:textId="2624531A" w:rsidR="0023753E" w:rsidRDefault="0023753E" w:rsidP="0023753E">
      <w:pPr>
        <w:rPr>
          <w:rFonts w:asciiTheme="minorEastAsia" w:hAnsiTheme="minorEastAsia"/>
        </w:rPr>
      </w:pPr>
      <w:r w:rsidRPr="0023753E">
        <w:rPr>
          <w:rFonts w:asciiTheme="minorEastAsia" w:hAnsiTheme="minorEastAsia"/>
        </w:rPr>
        <w:drawing>
          <wp:inline distT="0" distB="0" distL="0" distR="0" wp14:anchorId="5A94CC6F" wp14:editId="73E15862">
            <wp:extent cx="6120765" cy="1386840"/>
            <wp:effectExtent l="0" t="0" r="0" b="0"/>
            <wp:docPr id="15725914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91423" name=""/>
                    <pic:cNvPicPr/>
                  </pic:nvPicPr>
                  <pic:blipFill>
                    <a:blip r:embed="rId56"/>
                    <a:stretch>
                      <a:fillRect/>
                    </a:stretch>
                  </pic:blipFill>
                  <pic:spPr>
                    <a:xfrm>
                      <a:off x="0" y="0"/>
                      <a:ext cx="6120765" cy="1386840"/>
                    </a:xfrm>
                    <a:prstGeom prst="rect">
                      <a:avLst/>
                    </a:prstGeom>
                  </pic:spPr>
                </pic:pic>
              </a:graphicData>
            </a:graphic>
          </wp:inline>
        </w:drawing>
      </w:r>
    </w:p>
    <w:p w14:paraId="1AD909D2" w14:textId="4846915C" w:rsidR="0023753E" w:rsidRPr="00AF0835" w:rsidRDefault="0023753E" w:rsidP="0023753E">
      <w:pPr>
        <w:spacing w:afterLines="50" w:after="120"/>
        <w:jc w:val="center"/>
        <w:rPr>
          <w:rFonts w:asciiTheme="minorEastAsia" w:hAnsiTheme="minorEastAsia" w:hint="eastAsia"/>
          <w:sz w:val="20"/>
          <w:szCs w:val="20"/>
        </w:rPr>
      </w:pPr>
      <w:r w:rsidRPr="0023753E">
        <w:rPr>
          <w:rFonts w:asciiTheme="minorEastAsia" w:hAnsiTheme="minorEastAsia"/>
          <w:sz w:val="20"/>
          <w:szCs w:val="20"/>
        </w:rPr>
        <w:t>Figure 42 母球控制分析畫面</w:t>
      </w:r>
    </w:p>
    <w:p w14:paraId="578AF1E0" w14:textId="77777777" w:rsidR="00AF0835" w:rsidRPr="00AF0835" w:rsidRDefault="00AF0835" w:rsidP="00AF0835">
      <w:pPr>
        <w:spacing w:afterLines="50" w:after="120"/>
        <w:rPr>
          <w:rFonts w:asciiTheme="minorEastAsia" w:hAnsiTheme="minorEastAsia"/>
        </w:rPr>
      </w:pPr>
      <w:r w:rsidRPr="00AF0835">
        <w:rPr>
          <w:rFonts w:asciiTheme="minorEastAsia" w:hAnsiTheme="minorEastAsia"/>
        </w:rPr>
        <w:lastRenderedPageBreak/>
        <w:t>最近練習頁面會列出使用者近期完成的訓練紀錄，如 Figure 43 所示。每筆資料包含練習項目、練習時間與日期，方便使用者回顧近期訓練內容。透過此頁面，使用者可以確認自己是否持續練習，也能搭配其他分析數據觀察練習成果是否有逐步改善。</w:t>
      </w:r>
    </w:p>
    <w:p w14:paraId="152E6F45" w14:textId="2FF08CC0" w:rsidR="00AF0835" w:rsidRDefault="0023753E" w:rsidP="0023753E">
      <w:pPr>
        <w:rPr>
          <w:rFonts w:asciiTheme="minorEastAsia" w:hAnsiTheme="minorEastAsia"/>
        </w:rPr>
      </w:pPr>
      <w:r w:rsidRPr="0023753E">
        <w:rPr>
          <w:rFonts w:asciiTheme="minorEastAsia" w:hAnsiTheme="minorEastAsia"/>
        </w:rPr>
        <w:drawing>
          <wp:inline distT="0" distB="0" distL="0" distR="0" wp14:anchorId="3A547CCA" wp14:editId="465B724D">
            <wp:extent cx="6120765" cy="1397635"/>
            <wp:effectExtent l="0" t="0" r="0" b="0"/>
            <wp:docPr id="2577790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9029" name=""/>
                    <pic:cNvPicPr/>
                  </pic:nvPicPr>
                  <pic:blipFill>
                    <a:blip r:embed="rId57"/>
                    <a:stretch>
                      <a:fillRect/>
                    </a:stretch>
                  </pic:blipFill>
                  <pic:spPr>
                    <a:xfrm>
                      <a:off x="0" y="0"/>
                      <a:ext cx="6120765" cy="1397635"/>
                    </a:xfrm>
                    <a:prstGeom prst="rect">
                      <a:avLst/>
                    </a:prstGeom>
                  </pic:spPr>
                </pic:pic>
              </a:graphicData>
            </a:graphic>
          </wp:inline>
        </w:drawing>
      </w:r>
    </w:p>
    <w:p w14:paraId="1BCFB671" w14:textId="77777777" w:rsidR="0023753E" w:rsidRPr="0023753E" w:rsidRDefault="0023753E" w:rsidP="0023753E">
      <w:pPr>
        <w:spacing w:afterLines="50" w:after="120"/>
        <w:jc w:val="center"/>
        <w:rPr>
          <w:rFonts w:asciiTheme="minorEastAsia" w:hAnsiTheme="minorEastAsia"/>
          <w:sz w:val="20"/>
          <w:szCs w:val="20"/>
        </w:rPr>
      </w:pPr>
      <w:r w:rsidRPr="0023753E">
        <w:rPr>
          <w:rFonts w:asciiTheme="minorEastAsia" w:hAnsiTheme="minorEastAsia"/>
          <w:sz w:val="20"/>
          <w:szCs w:val="20"/>
        </w:rPr>
        <w:t>Figure 43 最近練習紀錄畫面</w:t>
      </w:r>
    </w:p>
    <w:p w14:paraId="6588D113" w14:textId="77777777" w:rsidR="00C73716" w:rsidRPr="00C73716" w:rsidRDefault="00C73716" w:rsidP="00C73716">
      <w:pPr>
        <w:spacing w:afterLines="50" w:after="120"/>
        <w:rPr>
          <w:rFonts w:asciiTheme="minorEastAsia" w:hAnsiTheme="minorEastAsia"/>
          <w:sz w:val="28"/>
          <w:szCs w:val="28"/>
        </w:rPr>
      </w:pPr>
      <w:r w:rsidRPr="00C73716">
        <w:rPr>
          <w:rFonts w:asciiTheme="minorEastAsia" w:hAnsiTheme="minorEastAsia"/>
          <w:b/>
          <w:bCs/>
          <w:sz w:val="28"/>
          <w:szCs w:val="28"/>
        </w:rPr>
        <w:t>(八) 訓練功能展示</w:t>
      </w:r>
    </w:p>
    <w:p w14:paraId="4CC9B971" w14:textId="77777777" w:rsidR="00C73716" w:rsidRDefault="00C73716" w:rsidP="00C73716">
      <w:pPr>
        <w:spacing w:afterLines="50" w:after="120"/>
        <w:ind w:firstLineChars="200" w:firstLine="500"/>
        <w:rPr>
          <w:rFonts w:asciiTheme="minorEastAsia" w:hAnsiTheme="minorEastAsia"/>
        </w:rPr>
      </w:pPr>
      <w:r w:rsidRPr="00C73716">
        <w:rPr>
          <w:rFonts w:asciiTheme="minorEastAsia" w:hAnsiTheme="minorEastAsia"/>
        </w:rPr>
        <w:t>訓練中心提供使用者進行不同類型的撞球練習，並可將練習結果記錄下來，作為後續分析與能力改善的依據，如 Figure 44 所示。頁面中分為「</w:t>
      </w:r>
      <w:proofErr w:type="gramStart"/>
      <w:r w:rsidRPr="00C73716">
        <w:rPr>
          <w:rFonts w:asciiTheme="minorEastAsia" w:hAnsiTheme="minorEastAsia"/>
        </w:rPr>
        <w:t>準</w:t>
      </w:r>
      <w:proofErr w:type="gramEnd"/>
      <w:r w:rsidRPr="00C73716">
        <w:rPr>
          <w:rFonts w:asciiTheme="minorEastAsia" w:hAnsiTheme="minorEastAsia"/>
        </w:rPr>
        <w:t>度訓練」、「球型練習」與「一般練習」三種模式，使用者可依照目前想加強的能力選擇對應訓練項目。</w:t>
      </w:r>
    </w:p>
    <w:p w14:paraId="753E3CDC" w14:textId="495C10CE" w:rsidR="00C73716" w:rsidRDefault="00C73716" w:rsidP="00C73716">
      <w:pPr>
        <w:rPr>
          <w:rFonts w:asciiTheme="minorEastAsia" w:hAnsiTheme="minorEastAsia"/>
        </w:rPr>
      </w:pPr>
      <w:r w:rsidRPr="00C73716">
        <w:rPr>
          <w:rFonts w:asciiTheme="minorEastAsia" w:hAnsiTheme="minorEastAsia"/>
        </w:rPr>
        <w:drawing>
          <wp:inline distT="0" distB="0" distL="0" distR="0" wp14:anchorId="6BFD9363" wp14:editId="3CBAA2E1">
            <wp:extent cx="6120765" cy="1757045"/>
            <wp:effectExtent l="0" t="0" r="0" b="0"/>
            <wp:docPr id="12129512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51207" name=""/>
                    <pic:cNvPicPr/>
                  </pic:nvPicPr>
                  <pic:blipFill>
                    <a:blip r:embed="rId58"/>
                    <a:stretch>
                      <a:fillRect/>
                    </a:stretch>
                  </pic:blipFill>
                  <pic:spPr>
                    <a:xfrm>
                      <a:off x="0" y="0"/>
                      <a:ext cx="6120765" cy="1757045"/>
                    </a:xfrm>
                    <a:prstGeom prst="rect">
                      <a:avLst/>
                    </a:prstGeom>
                  </pic:spPr>
                </pic:pic>
              </a:graphicData>
            </a:graphic>
          </wp:inline>
        </w:drawing>
      </w:r>
    </w:p>
    <w:p w14:paraId="3B3278E1" w14:textId="2B71BB66" w:rsidR="00C73716" w:rsidRPr="00C73716" w:rsidRDefault="00C73716" w:rsidP="00C73716">
      <w:pPr>
        <w:spacing w:afterLines="50" w:after="120"/>
        <w:jc w:val="center"/>
        <w:rPr>
          <w:rFonts w:asciiTheme="minorEastAsia" w:hAnsiTheme="minorEastAsia" w:hint="eastAsia"/>
          <w:sz w:val="20"/>
          <w:szCs w:val="20"/>
        </w:rPr>
      </w:pPr>
      <w:r w:rsidRPr="00C73716">
        <w:rPr>
          <w:rFonts w:asciiTheme="minorEastAsia" w:hAnsiTheme="minorEastAsia"/>
          <w:sz w:val="20"/>
          <w:szCs w:val="20"/>
        </w:rPr>
        <w:t>Figure 44 訓練中心主畫面</w:t>
      </w:r>
    </w:p>
    <w:p w14:paraId="71DC0155" w14:textId="77777777" w:rsidR="00C73716" w:rsidRPr="00C73716" w:rsidRDefault="00C73716" w:rsidP="00C73716">
      <w:pPr>
        <w:spacing w:afterLines="50" w:after="120"/>
        <w:rPr>
          <w:rFonts w:asciiTheme="minorEastAsia" w:hAnsiTheme="minorEastAsia"/>
        </w:rPr>
      </w:pPr>
      <w:r w:rsidRPr="00C73716">
        <w:rPr>
          <w:rFonts w:asciiTheme="minorEastAsia" w:hAnsiTheme="minorEastAsia"/>
          <w:b/>
          <w:bCs/>
        </w:rPr>
        <w:t xml:space="preserve">1. </w:t>
      </w:r>
      <w:proofErr w:type="gramStart"/>
      <w:r w:rsidRPr="00C73716">
        <w:rPr>
          <w:rFonts w:asciiTheme="minorEastAsia" w:hAnsiTheme="minorEastAsia"/>
          <w:b/>
          <w:bCs/>
        </w:rPr>
        <w:t>準</w:t>
      </w:r>
      <w:proofErr w:type="gramEnd"/>
      <w:r w:rsidRPr="00C73716">
        <w:rPr>
          <w:rFonts w:asciiTheme="minorEastAsia" w:hAnsiTheme="minorEastAsia"/>
          <w:b/>
          <w:bCs/>
        </w:rPr>
        <w:t>度訓練</w:t>
      </w:r>
    </w:p>
    <w:p w14:paraId="202C1F8E" w14:textId="77777777" w:rsidR="00C73716" w:rsidRDefault="00C73716" w:rsidP="00C73716">
      <w:pPr>
        <w:spacing w:afterLines="50" w:after="120"/>
        <w:ind w:firstLineChars="200" w:firstLine="500"/>
        <w:rPr>
          <w:rFonts w:asciiTheme="minorEastAsia" w:hAnsiTheme="minorEastAsia"/>
        </w:rPr>
      </w:pPr>
      <w:proofErr w:type="gramStart"/>
      <w:r w:rsidRPr="00C73716">
        <w:rPr>
          <w:rFonts w:asciiTheme="minorEastAsia" w:hAnsiTheme="minorEastAsia"/>
        </w:rPr>
        <w:t>準</w:t>
      </w:r>
      <w:proofErr w:type="gramEnd"/>
      <w:r w:rsidRPr="00C73716">
        <w:rPr>
          <w:rFonts w:asciiTheme="minorEastAsia" w:hAnsiTheme="minorEastAsia"/>
        </w:rPr>
        <w:t>度訓練主要用於訓練使用者的瞄準準確度、</w:t>
      </w:r>
      <w:proofErr w:type="gramStart"/>
      <w:r w:rsidRPr="00C73716">
        <w:rPr>
          <w:rFonts w:asciiTheme="minorEastAsia" w:hAnsiTheme="minorEastAsia"/>
        </w:rPr>
        <w:t>入袋率與</w:t>
      </w:r>
      <w:proofErr w:type="gramEnd"/>
      <w:r w:rsidRPr="00C73716">
        <w:rPr>
          <w:rFonts w:asciiTheme="minorEastAsia" w:hAnsiTheme="minorEastAsia"/>
        </w:rPr>
        <w:t>出</w:t>
      </w:r>
      <w:proofErr w:type="gramStart"/>
      <w:r w:rsidRPr="00C73716">
        <w:rPr>
          <w:rFonts w:asciiTheme="minorEastAsia" w:hAnsiTheme="minorEastAsia"/>
        </w:rPr>
        <w:t>桿</w:t>
      </w:r>
      <w:proofErr w:type="gramEnd"/>
      <w:r w:rsidRPr="00C73716">
        <w:rPr>
          <w:rFonts w:asciiTheme="minorEastAsia" w:hAnsiTheme="minorEastAsia"/>
        </w:rPr>
        <w:t>穩定性。使用者可先在訓練中心選擇「</w:t>
      </w:r>
      <w:proofErr w:type="gramStart"/>
      <w:r w:rsidRPr="00C73716">
        <w:rPr>
          <w:rFonts w:asciiTheme="minorEastAsia" w:hAnsiTheme="minorEastAsia"/>
        </w:rPr>
        <w:t>準</w:t>
      </w:r>
      <w:proofErr w:type="gramEnd"/>
      <w:r w:rsidRPr="00C73716">
        <w:rPr>
          <w:rFonts w:asciiTheme="minorEastAsia" w:hAnsiTheme="minorEastAsia"/>
        </w:rPr>
        <w:t>度訓練」模式，進入後系統會依照目前球桌狀態產生練習題目，如 Figure 45 所示。題目內容包含目標洞口、訓練模式、母球位置與母</w:t>
      </w:r>
      <w:proofErr w:type="gramStart"/>
      <w:r w:rsidRPr="00C73716">
        <w:rPr>
          <w:rFonts w:asciiTheme="minorEastAsia" w:hAnsiTheme="minorEastAsia"/>
        </w:rPr>
        <w:t>球停點</w:t>
      </w:r>
      <w:proofErr w:type="gramEnd"/>
      <w:r w:rsidRPr="00C73716">
        <w:rPr>
          <w:rFonts w:asciiTheme="minorEastAsia" w:hAnsiTheme="minorEastAsia"/>
        </w:rPr>
        <w:t>等資訊，讓使用者能依照指定條件進行練習。</w:t>
      </w:r>
    </w:p>
    <w:p w14:paraId="799489F4" w14:textId="5930E6A2" w:rsidR="00C73716" w:rsidRDefault="00C73716" w:rsidP="00C73716">
      <w:pPr>
        <w:rPr>
          <w:rFonts w:asciiTheme="minorEastAsia" w:hAnsiTheme="minorEastAsia"/>
        </w:rPr>
      </w:pPr>
      <w:r w:rsidRPr="00C73716">
        <w:rPr>
          <w:rFonts w:asciiTheme="minorEastAsia" w:hAnsiTheme="minorEastAsia"/>
        </w:rPr>
        <w:drawing>
          <wp:inline distT="0" distB="0" distL="0" distR="0" wp14:anchorId="440CB5BC" wp14:editId="3918B467">
            <wp:extent cx="6120130" cy="2334986"/>
            <wp:effectExtent l="0" t="0" r="0" b="0"/>
            <wp:docPr id="11305467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6789" name=""/>
                    <pic:cNvPicPr/>
                  </pic:nvPicPr>
                  <pic:blipFill rotWithShape="1">
                    <a:blip r:embed="rId59"/>
                    <a:srcRect t="4969"/>
                    <a:stretch>
                      <a:fillRect/>
                    </a:stretch>
                  </pic:blipFill>
                  <pic:spPr bwMode="auto">
                    <a:xfrm>
                      <a:off x="0" y="0"/>
                      <a:ext cx="6145595" cy="2344701"/>
                    </a:xfrm>
                    <a:prstGeom prst="rect">
                      <a:avLst/>
                    </a:prstGeom>
                    <a:ln>
                      <a:noFill/>
                    </a:ln>
                    <a:extLst>
                      <a:ext uri="{53640926-AAD7-44D8-BBD7-CCE9431645EC}">
                        <a14:shadowObscured xmlns:a14="http://schemas.microsoft.com/office/drawing/2010/main"/>
                      </a:ext>
                    </a:extLst>
                  </pic:spPr>
                </pic:pic>
              </a:graphicData>
            </a:graphic>
          </wp:inline>
        </w:drawing>
      </w:r>
    </w:p>
    <w:p w14:paraId="732A8528" w14:textId="03CDA47F" w:rsidR="00C73716" w:rsidRPr="00C73716" w:rsidRDefault="00C73716" w:rsidP="00C73716">
      <w:pPr>
        <w:spacing w:afterLines="50" w:after="120"/>
        <w:jc w:val="center"/>
        <w:rPr>
          <w:rFonts w:asciiTheme="minorEastAsia" w:hAnsiTheme="minorEastAsia" w:hint="eastAsia"/>
          <w:sz w:val="20"/>
          <w:szCs w:val="20"/>
        </w:rPr>
      </w:pPr>
      <w:r w:rsidRPr="00C73716">
        <w:rPr>
          <w:rFonts w:asciiTheme="minorEastAsia" w:hAnsiTheme="minorEastAsia"/>
          <w:sz w:val="20"/>
          <w:szCs w:val="20"/>
        </w:rPr>
        <w:t xml:space="preserve">Figure 45 </w:t>
      </w:r>
      <w:proofErr w:type="gramStart"/>
      <w:r w:rsidRPr="00C73716">
        <w:rPr>
          <w:rFonts w:asciiTheme="minorEastAsia" w:hAnsiTheme="minorEastAsia"/>
          <w:sz w:val="20"/>
          <w:szCs w:val="20"/>
        </w:rPr>
        <w:t>準</w:t>
      </w:r>
      <w:proofErr w:type="gramEnd"/>
      <w:r w:rsidRPr="00C73716">
        <w:rPr>
          <w:rFonts w:asciiTheme="minorEastAsia" w:hAnsiTheme="minorEastAsia"/>
          <w:sz w:val="20"/>
          <w:szCs w:val="20"/>
        </w:rPr>
        <w:t>度訓練題目設定畫面</w:t>
      </w:r>
    </w:p>
    <w:p w14:paraId="57C33FDC" w14:textId="77777777" w:rsidR="00C73716" w:rsidRDefault="00C73716" w:rsidP="00C73716">
      <w:pPr>
        <w:spacing w:afterLines="50" w:after="120"/>
        <w:ind w:firstLineChars="200" w:firstLine="500"/>
        <w:rPr>
          <w:rFonts w:asciiTheme="minorEastAsia" w:hAnsiTheme="minorEastAsia"/>
        </w:rPr>
      </w:pPr>
      <w:r w:rsidRPr="00C73716">
        <w:rPr>
          <w:rFonts w:asciiTheme="minorEastAsia" w:hAnsiTheme="minorEastAsia"/>
        </w:rPr>
        <w:lastRenderedPageBreak/>
        <w:t>開始練習後，系統會進入</w:t>
      </w:r>
      <w:proofErr w:type="gramStart"/>
      <w:r w:rsidRPr="00C73716">
        <w:rPr>
          <w:rFonts w:asciiTheme="minorEastAsia" w:hAnsiTheme="minorEastAsia"/>
        </w:rPr>
        <w:t>準</w:t>
      </w:r>
      <w:proofErr w:type="gramEnd"/>
      <w:r w:rsidRPr="00C73716">
        <w:rPr>
          <w:rFonts w:asciiTheme="minorEastAsia" w:hAnsiTheme="minorEastAsia"/>
        </w:rPr>
        <w:t>度訓練執行畫面，如 Figure 46 所示。畫面中央呈現球桌即時影像，並顯示球</w:t>
      </w:r>
      <w:proofErr w:type="gramStart"/>
      <w:r w:rsidRPr="00C73716">
        <w:rPr>
          <w:rFonts w:asciiTheme="minorEastAsia" w:hAnsiTheme="minorEastAsia"/>
        </w:rPr>
        <w:t>桿</w:t>
      </w:r>
      <w:proofErr w:type="gramEnd"/>
      <w:r w:rsidRPr="00C73716">
        <w:rPr>
          <w:rFonts w:asciiTheme="minorEastAsia" w:hAnsiTheme="minorEastAsia"/>
        </w:rPr>
        <w:t>雷射指引線與</w:t>
      </w:r>
      <w:proofErr w:type="gramStart"/>
      <w:r w:rsidRPr="00C73716">
        <w:rPr>
          <w:rFonts w:asciiTheme="minorEastAsia" w:hAnsiTheme="minorEastAsia"/>
        </w:rPr>
        <w:t>母球子球</w:t>
      </w:r>
      <w:proofErr w:type="gramEnd"/>
      <w:r w:rsidRPr="00C73716">
        <w:rPr>
          <w:rFonts w:asciiTheme="minorEastAsia" w:hAnsiTheme="minorEastAsia"/>
        </w:rPr>
        <w:t>指引線，協助使用者判斷瞄準方向與擊球路徑。右側則顯示練習統計資訊，包括嘗試次數、成功次數與成功率，讓使用者能即時掌握目前練習表現。</w:t>
      </w:r>
    </w:p>
    <w:p w14:paraId="615625FA" w14:textId="4E582D2A" w:rsidR="00C73716" w:rsidRDefault="00C73716" w:rsidP="00C73716">
      <w:pPr>
        <w:rPr>
          <w:rFonts w:asciiTheme="minorEastAsia" w:hAnsiTheme="minorEastAsia"/>
        </w:rPr>
      </w:pPr>
      <w:r w:rsidRPr="00C73716">
        <w:rPr>
          <w:rFonts w:asciiTheme="minorEastAsia" w:hAnsiTheme="minorEastAsia"/>
        </w:rPr>
        <w:drawing>
          <wp:inline distT="0" distB="0" distL="0" distR="0" wp14:anchorId="27C986A4" wp14:editId="09EE02CC">
            <wp:extent cx="6120765" cy="3179445"/>
            <wp:effectExtent l="0" t="0" r="0" b="0"/>
            <wp:docPr id="21227694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9433" name=""/>
                    <pic:cNvPicPr/>
                  </pic:nvPicPr>
                  <pic:blipFill>
                    <a:blip r:embed="rId60"/>
                    <a:stretch>
                      <a:fillRect/>
                    </a:stretch>
                  </pic:blipFill>
                  <pic:spPr>
                    <a:xfrm>
                      <a:off x="0" y="0"/>
                      <a:ext cx="6120765" cy="3179445"/>
                    </a:xfrm>
                    <a:prstGeom prst="rect">
                      <a:avLst/>
                    </a:prstGeom>
                  </pic:spPr>
                </pic:pic>
              </a:graphicData>
            </a:graphic>
          </wp:inline>
        </w:drawing>
      </w:r>
    </w:p>
    <w:p w14:paraId="6A21F041" w14:textId="3D192A3D" w:rsidR="00C73716" w:rsidRPr="00C73716" w:rsidRDefault="00C73716" w:rsidP="00C73716">
      <w:pPr>
        <w:spacing w:afterLines="50" w:after="120"/>
        <w:jc w:val="center"/>
        <w:rPr>
          <w:rFonts w:asciiTheme="minorEastAsia" w:hAnsiTheme="minorEastAsia" w:hint="eastAsia"/>
          <w:sz w:val="20"/>
          <w:szCs w:val="20"/>
        </w:rPr>
      </w:pPr>
      <w:r w:rsidRPr="00C73716">
        <w:rPr>
          <w:rFonts w:asciiTheme="minorEastAsia" w:hAnsiTheme="minorEastAsia"/>
          <w:sz w:val="20"/>
          <w:szCs w:val="20"/>
        </w:rPr>
        <w:t xml:space="preserve">Figure 46 </w:t>
      </w:r>
      <w:proofErr w:type="gramStart"/>
      <w:r w:rsidRPr="00C73716">
        <w:rPr>
          <w:rFonts w:asciiTheme="minorEastAsia" w:hAnsiTheme="minorEastAsia"/>
          <w:sz w:val="20"/>
          <w:szCs w:val="20"/>
        </w:rPr>
        <w:t>準</w:t>
      </w:r>
      <w:proofErr w:type="gramEnd"/>
      <w:r w:rsidRPr="00C73716">
        <w:rPr>
          <w:rFonts w:asciiTheme="minorEastAsia" w:hAnsiTheme="minorEastAsia"/>
          <w:sz w:val="20"/>
          <w:szCs w:val="20"/>
        </w:rPr>
        <w:t>度訓練執行畫面</w:t>
      </w:r>
    </w:p>
    <w:p w14:paraId="7875BA61" w14:textId="77777777" w:rsidR="00C73716" w:rsidRPr="00C73716" w:rsidRDefault="00C73716" w:rsidP="00C73716">
      <w:pPr>
        <w:spacing w:afterLines="50" w:after="120"/>
        <w:ind w:firstLineChars="200" w:firstLine="500"/>
        <w:rPr>
          <w:rFonts w:asciiTheme="minorEastAsia" w:hAnsiTheme="minorEastAsia"/>
        </w:rPr>
      </w:pPr>
      <w:r w:rsidRPr="00C73716">
        <w:rPr>
          <w:rFonts w:asciiTheme="minorEastAsia" w:hAnsiTheme="minorEastAsia"/>
        </w:rPr>
        <w:t>在練習紀錄畫面中，系統會顯示本題的目標洞口、訓練模式、母球座標、子球座標、母</w:t>
      </w:r>
      <w:proofErr w:type="gramStart"/>
      <w:r w:rsidRPr="00C73716">
        <w:rPr>
          <w:rFonts w:asciiTheme="minorEastAsia" w:hAnsiTheme="minorEastAsia"/>
        </w:rPr>
        <w:t>球停點</w:t>
      </w:r>
      <w:proofErr w:type="gramEnd"/>
      <w:r w:rsidRPr="00C73716">
        <w:rPr>
          <w:rFonts w:asciiTheme="minorEastAsia" w:hAnsiTheme="minorEastAsia"/>
        </w:rPr>
        <w:t>、出</w:t>
      </w:r>
      <w:proofErr w:type="gramStart"/>
      <w:r w:rsidRPr="00C73716">
        <w:rPr>
          <w:rFonts w:asciiTheme="minorEastAsia" w:hAnsiTheme="minorEastAsia"/>
        </w:rPr>
        <w:t>桿</w:t>
      </w:r>
      <w:proofErr w:type="gramEnd"/>
      <w:r w:rsidRPr="00C73716">
        <w:rPr>
          <w:rFonts w:asciiTheme="minorEastAsia" w:hAnsiTheme="minorEastAsia"/>
        </w:rPr>
        <w:t>力道比例與輔助線狀態，如 Figure 47 所示。使用者完成擊球後，可依照實際結果選擇「成功」或「失敗」，也可暫停、切換下一題或結束練習。這些操作會協助系統累積訓練結果，作為後續分析頁面中練習紀錄與表現統計的資料來源。</w:t>
      </w:r>
    </w:p>
    <w:p w14:paraId="607CB890" w14:textId="188815A6" w:rsidR="0023753E" w:rsidRDefault="00C73716" w:rsidP="00C73716">
      <w:pPr>
        <w:rPr>
          <w:rFonts w:asciiTheme="minorEastAsia" w:hAnsiTheme="minorEastAsia"/>
        </w:rPr>
      </w:pPr>
      <w:r w:rsidRPr="00C73716">
        <w:rPr>
          <w:rFonts w:asciiTheme="minorEastAsia" w:hAnsiTheme="minorEastAsia"/>
        </w:rPr>
        <w:drawing>
          <wp:inline distT="0" distB="0" distL="0" distR="0" wp14:anchorId="37B34D0F" wp14:editId="40A9C9BD">
            <wp:extent cx="6120765" cy="2386330"/>
            <wp:effectExtent l="0" t="0" r="0" b="0"/>
            <wp:docPr id="19712029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2946" name=""/>
                    <pic:cNvPicPr/>
                  </pic:nvPicPr>
                  <pic:blipFill>
                    <a:blip r:embed="rId61"/>
                    <a:stretch>
                      <a:fillRect/>
                    </a:stretch>
                  </pic:blipFill>
                  <pic:spPr>
                    <a:xfrm>
                      <a:off x="0" y="0"/>
                      <a:ext cx="6120765" cy="2386330"/>
                    </a:xfrm>
                    <a:prstGeom prst="rect">
                      <a:avLst/>
                    </a:prstGeom>
                  </pic:spPr>
                </pic:pic>
              </a:graphicData>
            </a:graphic>
          </wp:inline>
        </w:drawing>
      </w:r>
    </w:p>
    <w:p w14:paraId="333B4693" w14:textId="77777777" w:rsidR="00C73716" w:rsidRPr="00C73716" w:rsidRDefault="00C73716" w:rsidP="00C73716">
      <w:pPr>
        <w:spacing w:afterLines="50" w:after="120"/>
        <w:jc w:val="center"/>
        <w:rPr>
          <w:rFonts w:asciiTheme="minorEastAsia" w:hAnsiTheme="minorEastAsia"/>
          <w:sz w:val="20"/>
          <w:szCs w:val="20"/>
        </w:rPr>
      </w:pPr>
      <w:r w:rsidRPr="00C73716">
        <w:rPr>
          <w:rFonts w:asciiTheme="minorEastAsia" w:hAnsiTheme="minorEastAsia"/>
          <w:sz w:val="20"/>
          <w:szCs w:val="20"/>
        </w:rPr>
        <w:t xml:space="preserve">Figure 47 </w:t>
      </w:r>
      <w:proofErr w:type="gramStart"/>
      <w:r w:rsidRPr="00C73716">
        <w:rPr>
          <w:rFonts w:asciiTheme="minorEastAsia" w:hAnsiTheme="minorEastAsia"/>
          <w:sz w:val="20"/>
          <w:szCs w:val="20"/>
        </w:rPr>
        <w:t>準</w:t>
      </w:r>
      <w:proofErr w:type="gramEnd"/>
      <w:r w:rsidRPr="00C73716">
        <w:rPr>
          <w:rFonts w:asciiTheme="minorEastAsia" w:hAnsiTheme="minorEastAsia"/>
          <w:sz w:val="20"/>
          <w:szCs w:val="20"/>
        </w:rPr>
        <w:t>度題目與紀錄結果畫面</w:t>
      </w:r>
    </w:p>
    <w:p w14:paraId="52F84D8A" w14:textId="1531F79B" w:rsidR="0016417F" w:rsidRDefault="00F03683" w:rsidP="0016417F">
      <w:pPr>
        <w:spacing w:afterLines="50" w:after="120"/>
        <w:rPr>
          <w:rFonts w:asciiTheme="minorEastAsia" w:hAnsiTheme="minorEastAsia" w:hint="eastAsia"/>
        </w:rPr>
      </w:pPr>
      <w:r>
        <w:rPr>
          <w:rFonts w:asciiTheme="minorEastAsia" w:hAnsiTheme="minorEastAsia" w:hint="eastAsia"/>
          <w:b/>
          <w:bCs/>
        </w:rPr>
        <w:t>2</w:t>
      </w:r>
      <w:r w:rsidR="0016417F" w:rsidRPr="00C73716">
        <w:rPr>
          <w:rFonts w:asciiTheme="minorEastAsia" w:hAnsiTheme="minorEastAsia"/>
          <w:b/>
          <w:bCs/>
        </w:rPr>
        <w:t xml:space="preserve">. </w:t>
      </w:r>
      <w:r w:rsidR="0016417F">
        <w:rPr>
          <w:rFonts w:asciiTheme="minorEastAsia" w:hAnsiTheme="minorEastAsia" w:hint="eastAsia"/>
          <w:b/>
          <w:bCs/>
        </w:rPr>
        <w:t>球型練習</w:t>
      </w:r>
    </w:p>
    <w:p w14:paraId="2F3A1107" w14:textId="2E398AF7" w:rsidR="0016417F" w:rsidRPr="0016417F" w:rsidRDefault="0016417F" w:rsidP="0016417F">
      <w:pPr>
        <w:spacing w:afterLines="50" w:after="120"/>
        <w:ind w:firstLineChars="200" w:firstLine="500"/>
        <w:rPr>
          <w:rFonts w:asciiTheme="minorEastAsia" w:hAnsiTheme="minorEastAsia"/>
        </w:rPr>
      </w:pPr>
      <w:r w:rsidRPr="0016417F">
        <w:rPr>
          <w:rFonts w:asciiTheme="minorEastAsia" w:hAnsiTheme="minorEastAsia"/>
        </w:rPr>
        <w:t>球型練習主要用於訓練使用者在不同球型條件下的擊球選擇、走位判斷與連續進攻能力。使用者可在訓練中心選擇「球型練習」模式，進入後系統會顯示球型練習設定畫面，如 Figure 48 所示。頁面上方提供不同球型練習類型，包括「直線球」、「切球」、「反彈球」與「組合球」，使用者可依照目前想加強的球型選擇對應項目。</w:t>
      </w:r>
    </w:p>
    <w:p w14:paraId="4D262EE2" w14:textId="54AC4B28" w:rsidR="0016417F" w:rsidRDefault="0016417F" w:rsidP="0016417F">
      <w:pPr>
        <w:rPr>
          <w:rFonts w:asciiTheme="minorEastAsia" w:hAnsiTheme="minorEastAsia"/>
        </w:rPr>
      </w:pPr>
      <w:r w:rsidRPr="0016417F">
        <w:rPr>
          <w:rFonts w:asciiTheme="minorEastAsia" w:hAnsiTheme="minorEastAsia"/>
        </w:rPr>
        <w:lastRenderedPageBreak/>
        <w:drawing>
          <wp:inline distT="0" distB="0" distL="0" distR="0" wp14:anchorId="70CC22E8" wp14:editId="3A8D9B8C">
            <wp:extent cx="6120765" cy="4117975"/>
            <wp:effectExtent l="0" t="0" r="0" b="0"/>
            <wp:docPr id="19903873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7300" name=""/>
                    <pic:cNvPicPr/>
                  </pic:nvPicPr>
                  <pic:blipFill>
                    <a:blip r:embed="rId62"/>
                    <a:stretch>
                      <a:fillRect/>
                    </a:stretch>
                  </pic:blipFill>
                  <pic:spPr>
                    <a:xfrm>
                      <a:off x="0" y="0"/>
                      <a:ext cx="6120765" cy="4117975"/>
                    </a:xfrm>
                    <a:prstGeom prst="rect">
                      <a:avLst/>
                    </a:prstGeom>
                  </pic:spPr>
                </pic:pic>
              </a:graphicData>
            </a:graphic>
          </wp:inline>
        </w:drawing>
      </w:r>
    </w:p>
    <w:p w14:paraId="23D26F5C" w14:textId="49C3C9A0" w:rsidR="0016417F" w:rsidRPr="0016417F" w:rsidRDefault="0016417F" w:rsidP="0016417F">
      <w:pPr>
        <w:spacing w:afterLines="50" w:after="120"/>
        <w:jc w:val="center"/>
        <w:rPr>
          <w:rFonts w:asciiTheme="minorEastAsia" w:hAnsiTheme="minorEastAsia" w:hint="eastAsia"/>
          <w:sz w:val="20"/>
          <w:szCs w:val="20"/>
        </w:rPr>
      </w:pPr>
      <w:r w:rsidRPr="0016417F">
        <w:rPr>
          <w:rFonts w:asciiTheme="minorEastAsia" w:hAnsiTheme="minorEastAsia"/>
          <w:sz w:val="20"/>
          <w:szCs w:val="20"/>
        </w:rPr>
        <w:t>Figure 48 球型練習題目設定畫面</w:t>
      </w:r>
    </w:p>
    <w:p w14:paraId="61AC0A8A" w14:textId="75EE2C4B" w:rsidR="0016417F" w:rsidRDefault="0016417F" w:rsidP="0016417F">
      <w:pPr>
        <w:spacing w:afterLines="50" w:after="120"/>
        <w:ind w:firstLineChars="200" w:firstLine="500"/>
        <w:rPr>
          <w:rFonts w:asciiTheme="minorEastAsia" w:hAnsiTheme="minorEastAsia"/>
        </w:rPr>
      </w:pPr>
      <w:r w:rsidRPr="0016417F">
        <w:rPr>
          <w:rFonts w:asciiTheme="minorEastAsia" w:hAnsiTheme="minorEastAsia"/>
        </w:rPr>
        <w:t>在題目設定畫面中，系統會依據所選球型顯示球桌配置與擊球輔助資訊。畫面中可看到母球、目標球、目標袋口與母</w:t>
      </w:r>
      <w:proofErr w:type="gramStart"/>
      <w:r w:rsidRPr="0016417F">
        <w:rPr>
          <w:rFonts w:asciiTheme="minorEastAsia" w:hAnsiTheme="minorEastAsia"/>
        </w:rPr>
        <w:t>球停點</w:t>
      </w:r>
      <w:proofErr w:type="gramEnd"/>
      <w:r w:rsidRPr="0016417F">
        <w:rPr>
          <w:rFonts w:asciiTheme="minorEastAsia" w:hAnsiTheme="minorEastAsia"/>
        </w:rPr>
        <w:t>等位置，並提供球</w:t>
      </w:r>
      <w:proofErr w:type="gramStart"/>
      <w:r w:rsidRPr="0016417F">
        <w:rPr>
          <w:rFonts w:asciiTheme="minorEastAsia" w:hAnsiTheme="minorEastAsia"/>
        </w:rPr>
        <w:t>桿</w:t>
      </w:r>
      <w:proofErr w:type="gramEnd"/>
      <w:r w:rsidRPr="0016417F">
        <w:rPr>
          <w:rFonts w:asciiTheme="minorEastAsia" w:hAnsiTheme="minorEastAsia"/>
        </w:rPr>
        <w:t>雷射指引線與</w:t>
      </w:r>
      <w:proofErr w:type="gramStart"/>
      <w:r w:rsidRPr="0016417F">
        <w:rPr>
          <w:rFonts w:asciiTheme="minorEastAsia" w:hAnsiTheme="minorEastAsia"/>
        </w:rPr>
        <w:t>母球子球</w:t>
      </w:r>
      <w:proofErr w:type="gramEnd"/>
      <w:r w:rsidRPr="0016417F">
        <w:rPr>
          <w:rFonts w:asciiTheme="minorEastAsia" w:hAnsiTheme="minorEastAsia"/>
        </w:rPr>
        <w:t>指引線開關，協助使用者理解擊球方向、碰撞路徑與預期走位。下方則提供母球</w:t>
      </w:r>
      <w:proofErr w:type="gramStart"/>
      <w:r w:rsidRPr="0016417F">
        <w:rPr>
          <w:rFonts w:asciiTheme="minorEastAsia" w:hAnsiTheme="minorEastAsia"/>
        </w:rPr>
        <w:t>桿</w:t>
      </w:r>
      <w:proofErr w:type="gramEnd"/>
      <w:r w:rsidRPr="0016417F">
        <w:rPr>
          <w:rFonts w:asciiTheme="minorEastAsia" w:hAnsiTheme="minorEastAsia"/>
        </w:rPr>
        <w:t>法與擊球力量設定，如 Figure 49 所示。使用者可透過母</w:t>
      </w:r>
      <w:proofErr w:type="gramStart"/>
      <w:r w:rsidRPr="0016417F">
        <w:rPr>
          <w:rFonts w:asciiTheme="minorEastAsia" w:hAnsiTheme="minorEastAsia"/>
        </w:rPr>
        <w:t>球擊點設定</w:t>
      </w:r>
      <w:proofErr w:type="gramEnd"/>
      <w:r w:rsidRPr="0016417F">
        <w:rPr>
          <w:rFonts w:asciiTheme="minorEastAsia" w:hAnsiTheme="minorEastAsia"/>
        </w:rPr>
        <w:t>調整出</w:t>
      </w:r>
      <w:proofErr w:type="gramStart"/>
      <w:r w:rsidRPr="0016417F">
        <w:rPr>
          <w:rFonts w:asciiTheme="minorEastAsia" w:hAnsiTheme="minorEastAsia"/>
        </w:rPr>
        <w:t>桿</w:t>
      </w:r>
      <w:proofErr w:type="gramEnd"/>
      <w:r w:rsidRPr="0016417F">
        <w:rPr>
          <w:rFonts w:asciiTheme="minorEastAsia" w:hAnsiTheme="minorEastAsia"/>
        </w:rPr>
        <w:t>位置，並透過擊球力量滑</w:t>
      </w:r>
      <w:proofErr w:type="gramStart"/>
      <w:r w:rsidRPr="0016417F">
        <w:rPr>
          <w:rFonts w:asciiTheme="minorEastAsia" w:hAnsiTheme="minorEastAsia"/>
        </w:rPr>
        <w:t>桿</w:t>
      </w:r>
      <w:proofErr w:type="gramEnd"/>
      <w:r w:rsidRPr="0016417F">
        <w:rPr>
          <w:rFonts w:asciiTheme="minorEastAsia" w:hAnsiTheme="minorEastAsia"/>
        </w:rPr>
        <w:t>或快捷選項</w:t>
      </w:r>
      <w:proofErr w:type="gramStart"/>
      <w:r w:rsidRPr="0016417F">
        <w:rPr>
          <w:rFonts w:asciiTheme="minorEastAsia" w:hAnsiTheme="minorEastAsia"/>
        </w:rPr>
        <w:t>選擇小力</w:t>
      </w:r>
      <w:proofErr w:type="gramEnd"/>
      <w:r w:rsidRPr="0016417F">
        <w:rPr>
          <w:rFonts w:asciiTheme="minorEastAsia" w:hAnsiTheme="minorEastAsia"/>
        </w:rPr>
        <w:t>、中力、中高力與大力，用來模擬不同力道對球型完成度與母球走位的影響。</w:t>
      </w:r>
    </w:p>
    <w:p w14:paraId="46641895" w14:textId="6E45C4A1" w:rsidR="0016417F" w:rsidRDefault="00F03683" w:rsidP="00F03683">
      <w:pPr>
        <w:rPr>
          <w:rFonts w:asciiTheme="minorEastAsia" w:hAnsiTheme="minorEastAsia"/>
        </w:rPr>
      </w:pPr>
      <w:r w:rsidRPr="00F03683">
        <w:rPr>
          <w:rFonts w:asciiTheme="minorEastAsia" w:hAnsiTheme="minorEastAsia"/>
        </w:rPr>
        <w:drawing>
          <wp:inline distT="0" distB="0" distL="0" distR="0" wp14:anchorId="05954675" wp14:editId="7ED68802">
            <wp:extent cx="6120765" cy="1433195"/>
            <wp:effectExtent l="0" t="0" r="0" b="0"/>
            <wp:docPr id="1996081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81685" name=""/>
                    <pic:cNvPicPr/>
                  </pic:nvPicPr>
                  <pic:blipFill>
                    <a:blip r:embed="rId63"/>
                    <a:stretch>
                      <a:fillRect/>
                    </a:stretch>
                  </pic:blipFill>
                  <pic:spPr>
                    <a:xfrm>
                      <a:off x="0" y="0"/>
                      <a:ext cx="6120765" cy="1433195"/>
                    </a:xfrm>
                    <a:prstGeom prst="rect">
                      <a:avLst/>
                    </a:prstGeom>
                  </pic:spPr>
                </pic:pic>
              </a:graphicData>
            </a:graphic>
          </wp:inline>
        </w:drawing>
      </w:r>
    </w:p>
    <w:p w14:paraId="5B4527B0" w14:textId="06124EBA" w:rsidR="00F03683" w:rsidRPr="0016417F" w:rsidRDefault="00F03683" w:rsidP="00F03683">
      <w:pPr>
        <w:spacing w:afterLines="50" w:after="120"/>
        <w:jc w:val="center"/>
        <w:rPr>
          <w:rFonts w:asciiTheme="minorEastAsia" w:hAnsiTheme="minorEastAsia" w:hint="eastAsia"/>
          <w:sz w:val="20"/>
          <w:szCs w:val="20"/>
        </w:rPr>
      </w:pPr>
      <w:r w:rsidRPr="00F03683">
        <w:rPr>
          <w:rFonts w:asciiTheme="minorEastAsia" w:hAnsiTheme="minorEastAsia"/>
          <w:sz w:val="20"/>
          <w:szCs w:val="20"/>
        </w:rPr>
        <w:t>Figure 49 球型練習</w:t>
      </w:r>
      <w:proofErr w:type="gramStart"/>
      <w:r w:rsidRPr="00F03683">
        <w:rPr>
          <w:rFonts w:asciiTheme="minorEastAsia" w:hAnsiTheme="minorEastAsia"/>
          <w:sz w:val="20"/>
          <w:szCs w:val="20"/>
        </w:rPr>
        <w:t>桿</w:t>
      </w:r>
      <w:proofErr w:type="gramEnd"/>
      <w:r w:rsidRPr="00F03683">
        <w:rPr>
          <w:rFonts w:asciiTheme="minorEastAsia" w:hAnsiTheme="minorEastAsia"/>
          <w:sz w:val="20"/>
          <w:szCs w:val="20"/>
        </w:rPr>
        <w:t>法與力道設定畫面</w:t>
      </w:r>
    </w:p>
    <w:p w14:paraId="201D3789" w14:textId="77777777" w:rsidR="0016417F" w:rsidRDefault="0016417F" w:rsidP="00F03683">
      <w:pPr>
        <w:spacing w:afterLines="50" w:after="120"/>
        <w:ind w:firstLineChars="200" w:firstLine="500"/>
        <w:rPr>
          <w:rFonts w:asciiTheme="minorEastAsia" w:hAnsiTheme="minorEastAsia"/>
        </w:rPr>
      </w:pPr>
      <w:r w:rsidRPr="0016417F">
        <w:rPr>
          <w:rFonts w:asciiTheme="minorEastAsia" w:hAnsiTheme="minorEastAsia"/>
        </w:rPr>
        <w:t>開始練習後，系統會進入球型練習執行畫面，如 Figure 50 所示。畫面中央呈現球桌即時影像，</w:t>
      </w:r>
      <w:proofErr w:type="gramStart"/>
      <w:r w:rsidRPr="0016417F">
        <w:rPr>
          <w:rFonts w:asciiTheme="minorEastAsia" w:hAnsiTheme="minorEastAsia"/>
        </w:rPr>
        <w:t>並疊加</w:t>
      </w:r>
      <w:proofErr w:type="gramEnd"/>
      <w:r w:rsidRPr="0016417F">
        <w:rPr>
          <w:rFonts w:asciiTheme="minorEastAsia" w:hAnsiTheme="minorEastAsia"/>
        </w:rPr>
        <w:t>目標球路、母球路徑與輔助指引線，讓使用者能在實際擊球前確認瞄準方向與預期路線。右側顯示練習統計資訊，包括嘗試次數、成功次數與成功率，並提供標</w:t>
      </w:r>
      <w:proofErr w:type="gramStart"/>
      <w:r w:rsidRPr="0016417F">
        <w:rPr>
          <w:rFonts w:asciiTheme="minorEastAsia" w:hAnsiTheme="minorEastAsia"/>
        </w:rPr>
        <w:t>註</w:t>
      </w:r>
      <w:proofErr w:type="gramEnd"/>
      <w:r w:rsidRPr="0016417F">
        <w:rPr>
          <w:rFonts w:asciiTheme="minorEastAsia" w:hAnsiTheme="minorEastAsia"/>
        </w:rPr>
        <w:t>顯示模式切換，可選擇無、精簡或完整顯示方式，以配合不同練習需求。</w:t>
      </w:r>
    </w:p>
    <w:p w14:paraId="293B6E74" w14:textId="16A3D299" w:rsidR="00F03683" w:rsidRDefault="00F03683" w:rsidP="00F03683">
      <w:pPr>
        <w:rPr>
          <w:rFonts w:asciiTheme="minorEastAsia" w:hAnsiTheme="minorEastAsia"/>
        </w:rPr>
      </w:pPr>
      <w:r w:rsidRPr="00F03683">
        <w:rPr>
          <w:rFonts w:asciiTheme="minorEastAsia" w:hAnsiTheme="minorEastAsia"/>
        </w:rPr>
        <w:lastRenderedPageBreak/>
        <w:drawing>
          <wp:inline distT="0" distB="0" distL="0" distR="0" wp14:anchorId="25D2F34D" wp14:editId="321DBDB4">
            <wp:extent cx="6120765" cy="2965450"/>
            <wp:effectExtent l="0" t="0" r="0" b="0"/>
            <wp:docPr id="17301677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7773" name=""/>
                    <pic:cNvPicPr/>
                  </pic:nvPicPr>
                  <pic:blipFill>
                    <a:blip r:embed="rId64"/>
                    <a:stretch>
                      <a:fillRect/>
                    </a:stretch>
                  </pic:blipFill>
                  <pic:spPr>
                    <a:xfrm>
                      <a:off x="0" y="0"/>
                      <a:ext cx="6120765" cy="2965450"/>
                    </a:xfrm>
                    <a:prstGeom prst="rect">
                      <a:avLst/>
                    </a:prstGeom>
                  </pic:spPr>
                </pic:pic>
              </a:graphicData>
            </a:graphic>
          </wp:inline>
        </w:drawing>
      </w:r>
    </w:p>
    <w:p w14:paraId="2F29DE7E" w14:textId="29D4C67B" w:rsidR="00F03683" w:rsidRPr="0016417F" w:rsidRDefault="00F03683" w:rsidP="00F03683">
      <w:pPr>
        <w:spacing w:afterLines="50" w:after="120"/>
        <w:jc w:val="center"/>
        <w:rPr>
          <w:rFonts w:asciiTheme="minorEastAsia" w:hAnsiTheme="minorEastAsia" w:hint="eastAsia"/>
          <w:sz w:val="20"/>
          <w:szCs w:val="20"/>
        </w:rPr>
      </w:pPr>
      <w:r w:rsidRPr="00F03683">
        <w:rPr>
          <w:rFonts w:asciiTheme="minorEastAsia" w:hAnsiTheme="minorEastAsia"/>
          <w:sz w:val="20"/>
          <w:szCs w:val="20"/>
        </w:rPr>
        <w:t>Figure 50 球型練習執行與結果紀錄畫面</w:t>
      </w:r>
    </w:p>
    <w:p w14:paraId="1BE84FB9" w14:textId="77777777" w:rsidR="0016417F" w:rsidRPr="0016417F" w:rsidRDefault="0016417F" w:rsidP="00F03683">
      <w:pPr>
        <w:spacing w:afterLines="50" w:after="120"/>
        <w:ind w:firstLineChars="200" w:firstLine="500"/>
        <w:rPr>
          <w:rFonts w:asciiTheme="minorEastAsia" w:hAnsiTheme="minorEastAsia"/>
        </w:rPr>
      </w:pPr>
      <w:r w:rsidRPr="0016417F">
        <w:rPr>
          <w:rFonts w:asciiTheme="minorEastAsia" w:hAnsiTheme="minorEastAsia"/>
        </w:rPr>
        <w:t>在練習過程中，使用者完成擊球後可於下方「記錄結果」區域選擇「成功」或「失敗」，系統會即時更新練習統計資料。使用者也可以依需求暫停或結束練習。透過此流程，系統能持續累積不同</w:t>
      </w:r>
      <w:proofErr w:type="gramStart"/>
      <w:r w:rsidRPr="0016417F">
        <w:rPr>
          <w:rFonts w:asciiTheme="minorEastAsia" w:hAnsiTheme="minorEastAsia"/>
        </w:rPr>
        <w:t>球型下的</w:t>
      </w:r>
      <w:proofErr w:type="gramEnd"/>
      <w:r w:rsidRPr="0016417F">
        <w:rPr>
          <w:rFonts w:asciiTheme="minorEastAsia" w:hAnsiTheme="minorEastAsia"/>
        </w:rPr>
        <w:t>練習結果，作為後續分析頁面評估使用者球型掌握程度、擊球穩定性與走位能力的資料來源。</w:t>
      </w:r>
    </w:p>
    <w:p w14:paraId="46A914B4" w14:textId="445CB880" w:rsidR="00F03683" w:rsidRDefault="00F03683" w:rsidP="00F03683">
      <w:pPr>
        <w:spacing w:afterLines="50" w:after="120"/>
        <w:rPr>
          <w:rFonts w:asciiTheme="minorEastAsia" w:hAnsiTheme="minorEastAsia" w:hint="eastAsia"/>
        </w:rPr>
      </w:pPr>
      <w:r>
        <w:rPr>
          <w:rFonts w:asciiTheme="minorEastAsia" w:hAnsiTheme="minorEastAsia" w:hint="eastAsia"/>
          <w:b/>
          <w:bCs/>
        </w:rPr>
        <w:t>3</w:t>
      </w:r>
      <w:r w:rsidRPr="00C73716">
        <w:rPr>
          <w:rFonts w:asciiTheme="minorEastAsia" w:hAnsiTheme="minorEastAsia"/>
          <w:b/>
          <w:bCs/>
        </w:rPr>
        <w:t xml:space="preserve">. </w:t>
      </w:r>
      <w:r w:rsidRPr="00F03683">
        <w:rPr>
          <w:rFonts w:asciiTheme="minorEastAsia" w:hAnsiTheme="minorEastAsia"/>
          <w:b/>
          <w:bCs/>
        </w:rPr>
        <w:t>一般練習</w:t>
      </w:r>
    </w:p>
    <w:p w14:paraId="33B5A141" w14:textId="28B1C396" w:rsidR="00F03683" w:rsidRDefault="00F03683" w:rsidP="00F03683">
      <w:pPr>
        <w:spacing w:afterLines="50" w:after="120"/>
        <w:ind w:firstLineChars="200" w:firstLine="500"/>
        <w:rPr>
          <w:rFonts w:asciiTheme="minorEastAsia" w:hAnsiTheme="minorEastAsia"/>
        </w:rPr>
      </w:pPr>
      <w:r w:rsidRPr="00F03683">
        <w:rPr>
          <w:rFonts w:asciiTheme="minorEastAsia" w:hAnsiTheme="minorEastAsia"/>
        </w:rPr>
        <w:t>一般練習主要提供使用者在非</w:t>
      </w:r>
      <w:proofErr w:type="gramStart"/>
      <w:r w:rsidRPr="00F03683">
        <w:rPr>
          <w:rFonts w:asciiTheme="minorEastAsia" w:hAnsiTheme="minorEastAsia"/>
        </w:rPr>
        <w:t>固定題型下</w:t>
      </w:r>
      <w:proofErr w:type="gramEnd"/>
      <w:r w:rsidRPr="00F03683">
        <w:rPr>
          <w:rFonts w:asciiTheme="minorEastAsia" w:hAnsiTheme="minorEastAsia"/>
        </w:rPr>
        <w:t>進行自由練習，適合用於日常擊球、臨場球型判斷與路徑規劃能力訓練。進入一般練習後，系統會顯示球桌即時影像，並依據目前偵測到的母球、目標球與球桌狀態，</w:t>
      </w:r>
      <w:proofErr w:type="gramStart"/>
      <w:r w:rsidRPr="00F03683">
        <w:rPr>
          <w:rFonts w:asciiTheme="minorEastAsia" w:hAnsiTheme="minorEastAsia"/>
        </w:rPr>
        <w:t>疊加擊球</w:t>
      </w:r>
      <w:proofErr w:type="gramEnd"/>
      <w:r w:rsidRPr="00F03683">
        <w:rPr>
          <w:rFonts w:asciiTheme="minorEastAsia" w:hAnsiTheme="minorEastAsia"/>
        </w:rPr>
        <w:t>輔助線與預測路徑，如 Figure 51 所示。右側會顯示練習統計資訊，包括嘗試次數、成功次數與成功率，讓使用者能即時掌握目前練習表現。</w:t>
      </w:r>
    </w:p>
    <w:p w14:paraId="62F2A6AE" w14:textId="0637DA9B" w:rsidR="00F03683" w:rsidRDefault="00F03683" w:rsidP="00F03683">
      <w:pPr>
        <w:rPr>
          <w:rFonts w:asciiTheme="minorEastAsia" w:hAnsiTheme="minorEastAsia"/>
        </w:rPr>
      </w:pPr>
      <w:r w:rsidRPr="00F03683">
        <w:rPr>
          <w:rFonts w:asciiTheme="minorEastAsia" w:hAnsiTheme="minorEastAsia"/>
        </w:rPr>
        <w:drawing>
          <wp:inline distT="0" distB="0" distL="0" distR="0" wp14:anchorId="27CA1645" wp14:editId="5BB5CCF8">
            <wp:extent cx="6120765" cy="2745105"/>
            <wp:effectExtent l="0" t="0" r="0" b="0"/>
            <wp:docPr id="14935034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3440" name=""/>
                    <pic:cNvPicPr/>
                  </pic:nvPicPr>
                  <pic:blipFill>
                    <a:blip r:embed="rId65"/>
                    <a:stretch>
                      <a:fillRect/>
                    </a:stretch>
                  </pic:blipFill>
                  <pic:spPr>
                    <a:xfrm>
                      <a:off x="0" y="0"/>
                      <a:ext cx="6120765" cy="2745105"/>
                    </a:xfrm>
                    <a:prstGeom prst="rect">
                      <a:avLst/>
                    </a:prstGeom>
                  </pic:spPr>
                </pic:pic>
              </a:graphicData>
            </a:graphic>
          </wp:inline>
        </w:drawing>
      </w:r>
    </w:p>
    <w:p w14:paraId="597F7EF5" w14:textId="18D9679C" w:rsidR="00F03683" w:rsidRDefault="00F03683" w:rsidP="00F03683">
      <w:pPr>
        <w:spacing w:afterLines="50" w:after="120"/>
        <w:jc w:val="center"/>
        <w:rPr>
          <w:rFonts w:asciiTheme="minorEastAsia" w:hAnsiTheme="minorEastAsia"/>
          <w:sz w:val="20"/>
          <w:szCs w:val="20"/>
        </w:rPr>
      </w:pPr>
      <w:r w:rsidRPr="00F03683">
        <w:rPr>
          <w:rFonts w:asciiTheme="minorEastAsia" w:hAnsiTheme="minorEastAsia"/>
          <w:sz w:val="20"/>
          <w:szCs w:val="20"/>
        </w:rPr>
        <w:t>Figure 51 一般練習即時影像與輔助線畫面</w:t>
      </w:r>
    </w:p>
    <w:p w14:paraId="44C01B05" w14:textId="1A24712F" w:rsidR="00F03683" w:rsidRPr="00F03683" w:rsidRDefault="00F03683" w:rsidP="00F03683">
      <w:pPr>
        <w:rPr>
          <w:rFonts w:asciiTheme="minorEastAsia" w:hAnsiTheme="minorEastAsia" w:hint="eastAsia"/>
          <w:sz w:val="20"/>
          <w:szCs w:val="20"/>
        </w:rPr>
      </w:pPr>
      <w:r>
        <w:rPr>
          <w:rFonts w:asciiTheme="minorEastAsia" w:hAnsiTheme="minorEastAsia"/>
          <w:sz w:val="20"/>
          <w:szCs w:val="20"/>
        </w:rPr>
        <w:br w:type="page"/>
      </w:r>
    </w:p>
    <w:p w14:paraId="59F80012" w14:textId="77777777" w:rsidR="00F03683" w:rsidRDefault="00F03683" w:rsidP="00F03683">
      <w:pPr>
        <w:spacing w:afterLines="50" w:after="120"/>
        <w:ind w:firstLineChars="200" w:firstLine="500"/>
        <w:rPr>
          <w:rFonts w:asciiTheme="minorEastAsia" w:hAnsiTheme="minorEastAsia"/>
        </w:rPr>
      </w:pPr>
      <w:r w:rsidRPr="00F03683">
        <w:rPr>
          <w:rFonts w:asciiTheme="minorEastAsia" w:hAnsiTheme="minorEastAsia"/>
        </w:rPr>
        <w:lastRenderedPageBreak/>
        <w:t>在一般練習中，使用者可依照實際需求調整</w:t>
      </w:r>
      <w:proofErr w:type="gramStart"/>
      <w:r w:rsidRPr="00F03683">
        <w:rPr>
          <w:rFonts w:asciiTheme="minorEastAsia" w:hAnsiTheme="minorEastAsia"/>
        </w:rPr>
        <w:t>桿</w:t>
      </w:r>
      <w:proofErr w:type="gramEnd"/>
      <w:r w:rsidRPr="00F03683">
        <w:rPr>
          <w:rFonts w:asciiTheme="minorEastAsia" w:hAnsiTheme="minorEastAsia"/>
        </w:rPr>
        <w:t>法與擊球力道，如 Figure 52 所示。系統提供母</w:t>
      </w:r>
      <w:proofErr w:type="gramStart"/>
      <w:r w:rsidRPr="00F03683">
        <w:rPr>
          <w:rFonts w:asciiTheme="minorEastAsia" w:hAnsiTheme="minorEastAsia"/>
        </w:rPr>
        <w:t>球擊點設定</w:t>
      </w:r>
      <w:proofErr w:type="gramEnd"/>
      <w:r w:rsidRPr="00F03683">
        <w:rPr>
          <w:rFonts w:asciiTheme="minorEastAsia" w:hAnsiTheme="minorEastAsia"/>
        </w:rPr>
        <w:t>與力道控制功能，使用者可</w:t>
      </w:r>
      <w:proofErr w:type="gramStart"/>
      <w:r w:rsidRPr="00F03683">
        <w:rPr>
          <w:rFonts w:asciiTheme="minorEastAsia" w:hAnsiTheme="minorEastAsia"/>
        </w:rPr>
        <w:t>透過擊點位置</w:t>
      </w:r>
      <w:proofErr w:type="gramEnd"/>
      <w:r w:rsidRPr="00F03683">
        <w:rPr>
          <w:rFonts w:asciiTheme="minorEastAsia" w:hAnsiTheme="minorEastAsia"/>
        </w:rPr>
        <w:t>選擇中</w:t>
      </w:r>
      <w:proofErr w:type="gramStart"/>
      <w:r w:rsidRPr="00F03683">
        <w:rPr>
          <w:rFonts w:asciiTheme="minorEastAsia" w:hAnsiTheme="minorEastAsia"/>
        </w:rPr>
        <w:t>桿</w:t>
      </w:r>
      <w:proofErr w:type="gramEnd"/>
      <w:r w:rsidRPr="00F03683">
        <w:rPr>
          <w:rFonts w:asciiTheme="minorEastAsia" w:hAnsiTheme="minorEastAsia"/>
        </w:rPr>
        <w:t>、偏</w:t>
      </w:r>
      <w:proofErr w:type="gramStart"/>
      <w:r w:rsidRPr="00F03683">
        <w:rPr>
          <w:rFonts w:asciiTheme="minorEastAsia" w:hAnsiTheme="minorEastAsia"/>
        </w:rPr>
        <w:t>桿</w:t>
      </w:r>
      <w:proofErr w:type="gramEnd"/>
      <w:r w:rsidRPr="00F03683">
        <w:rPr>
          <w:rFonts w:asciiTheme="minorEastAsia" w:hAnsiTheme="minorEastAsia"/>
        </w:rPr>
        <w:t>等不同</w:t>
      </w:r>
      <w:proofErr w:type="gramStart"/>
      <w:r w:rsidRPr="00F03683">
        <w:rPr>
          <w:rFonts w:asciiTheme="minorEastAsia" w:hAnsiTheme="minorEastAsia"/>
        </w:rPr>
        <w:t>桿</w:t>
      </w:r>
      <w:proofErr w:type="gramEnd"/>
      <w:r w:rsidRPr="00F03683">
        <w:rPr>
          <w:rFonts w:asciiTheme="minorEastAsia" w:hAnsiTheme="minorEastAsia"/>
        </w:rPr>
        <w:t>法，並透過力量滑</w:t>
      </w:r>
      <w:proofErr w:type="gramStart"/>
      <w:r w:rsidRPr="00F03683">
        <w:rPr>
          <w:rFonts w:asciiTheme="minorEastAsia" w:hAnsiTheme="minorEastAsia"/>
        </w:rPr>
        <w:t>桿或小力</w:t>
      </w:r>
      <w:proofErr w:type="gramEnd"/>
      <w:r w:rsidRPr="00F03683">
        <w:rPr>
          <w:rFonts w:asciiTheme="minorEastAsia" w:hAnsiTheme="minorEastAsia"/>
        </w:rPr>
        <w:t>、中力、中高力、大力等快捷選項調整出</w:t>
      </w:r>
      <w:proofErr w:type="gramStart"/>
      <w:r w:rsidRPr="00F03683">
        <w:rPr>
          <w:rFonts w:asciiTheme="minorEastAsia" w:hAnsiTheme="minorEastAsia"/>
        </w:rPr>
        <w:t>桿</w:t>
      </w:r>
      <w:proofErr w:type="gramEnd"/>
      <w:r w:rsidRPr="00F03683">
        <w:rPr>
          <w:rFonts w:asciiTheme="minorEastAsia" w:hAnsiTheme="minorEastAsia"/>
        </w:rPr>
        <w:t>強度。調整後系統會重新預測母球擊球後的路徑與落點，並同步更新畫面中的 AR 輔助線，協助使用者觀察不同出</w:t>
      </w:r>
      <w:proofErr w:type="gramStart"/>
      <w:r w:rsidRPr="00F03683">
        <w:rPr>
          <w:rFonts w:asciiTheme="minorEastAsia" w:hAnsiTheme="minorEastAsia"/>
        </w:rPr>
        <w:t>桿條件對走位</w:t>
      </w:r>
      <w:proofErr w:type="gramEnd"/>
      <w:r w:rsidRPr="00F03683">
        <w:rPr>
          <w:rFonts w:asciiTheme="minorEastAsia" w:hAnsiTheme="minorEastAsia"/>
        </w:rPr>
        <w:t>結果的影響。</w:t>
      </w:r>
    </w:p>
    <w:p w14:paraId="73FC3259" w14:textId="73012B2F" w:rsidR="00F03683" w:rsidRDefault="00F03683" w:rsidP="00F03683">
      <w:pPr>
        <w:spacing w:afterLines="50" w:after="120"/>
        <w:rPr>
          <w:rFonts w:asciiTheme="minorEastAsia" w:hAnsiTheme="minorEastAsia"/>
        </w:rPr>
      </w:pPr>
      <w:r w:rsidRPr="00F03683">
        <w:rPr>
          <w:rFonts w:asciiTheme="minorEastAsia" w:hAnsiTheme="minorEastAsia"/>
        </w:rPr>
        <w:drawing>
          <wp:inline distT="0" distB="0" distL="0" distR="0" wp14:anchorId="0EE295F9" wp14:editId="0A3AEF53">
            <wp:extent cx="6120765" cy="3674110"/>
            <wp:effectExtent l="0" t="0" r="0" b="0"/>
            <wp:docPr id="1322943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315" name=""/>
                    <pic:cNvPicPr/>
                  </pic:nvPicPr>
                  <pic:blipFill>
                    <a:blip r:embed="rId66"/>
                    <a:stretch>
                      <a:fillRect/>
                    </a:stretch>
                  </pic:blipFill>
                  <pic:spPr>
                    <a:xfrm>
                      <a:off x="0" y="0"/>
                      <a:ext cx="6120765" cy="3674110"/>
                    </a:xfrm>
                    <a:prstGeom prst="rect">
                      <a:avLst/>
                    </a:prstGeom>
                  </pic:spPr>
                </pic:pic>
              </a:graphicData>
            </a:graphic>
          </wp:inline>
        </w:drawing>
      </w:r>
    </w:p>
    <w:p w14:paraId="0B9B7FDE" w14:textId="16E1885E" w:rsidR="00F03683" w:rsidRPr="00F03683" w:rsidRDefault="00F03683" w:rsidP="00F03683">
      <w:pPr>
        <w:spacing w:afterLines="50" w:after="120"/>
        <w:jc w:val="center"/>
        <w:rPr>
          <w:rFonts w:asciiTheme="minorEastAsia" w:hAnsiTheme="minorEastAsia" w:hint="eastAsia"/>
          <w:sz w:val="20"/>
          <w:szCs w:val="20"/>
        </w:rPr>
      </w:pPr>
      <w:r w:rsidRPr="00F03683">
        <w:rPr>
          <w:rFonts w:asciiTheme="minorEastAsia" w:hAnsiTheme="minorEastAsia"/>
          <w:sz w:val="20"/>
          <w:szCs w:val="20"/>
        </w:rPr>
        <w:t>Figure 52 一般練習</w:t>
      </w:r>
      <w:proofErr w:type="gramStart"/>
      <w:r w:rsidRPr="00F03683">
        <w:rPr>
          <w:rFonts w:asciiTheme="minorEastAsia" w:hAnsiTheme="minorEastAsia"/>
          <w:sz w:val="20"/>
          <w:szCs w:val="20"/>
        </w:rPr>
        <w:t>桿</w:t>
      </w:r>
      <w:proofErr w:type="gramEnd"/>
      <w:r w:rsidRPr="00F03683">
        <w:rPr>
          <w:rFonts w:asciiTheme="minorEastAsia" w:hAnsiTheme="minorEastAsia"/>
          <w:sz w:val="20"/>
          <w:szCs w:val="20"/>
        </w:rPr>
        <w:t>法與力道調整</w:t>
      </w:r>
    </w:p>
    <w:p w14:paraId="1A279AFE" w14:textId="77777777" w:rsidR="00F03683" w:rsidRDefault="00F03683" w:rsidP="00F03683">
      <w:pPr>
        <w:spacing w:afterLines="50" w:after="120"/>
        <w:ind w:firstLineChars="200" w:firstLine="500"/>
        <w:rPr>
          <w:rFonts w:asciiTheme="minorEastAsia" w:hAnsiTheme="minorEastAsia"/>
        </w:rPr>
      </w:pPr>
      <w:proofErr w:type="gramStart"/>
      <w:r w:rsidRPr="00F03683">
        <w:rPr>
          <w:rFonts w:asciiTheme="minorEastAsia" w:hAnsiTheme="minorEastAsia"/>
        </w:rPr>
        <w:t>此外，</w:t>
      </w:r>
      <w:proofErr w:type="gramEnd"/>
      <w:r w:rsidRPr="00F03683">
        <w:rPr>
          <w:rFonts w:asciiTheme="minorEastAsia" w:hAnsiTheme="minorEastAsia"/>
        </w:rPr>
        <w:t>一般練習也</w:t>
      </w:r>
      <w:proofErr w:type="gramStart"/>
      <w:r w:rsidRPr="00F03683">
        <w:rPr>
          <w:rFonts w:asciiTheme="minorEastAsia" w:hAnsiTheme="minorEastAsia"/>
        </w:rPr>
        <w:t>提供多球路徑</w:t>
      </w:r>
      <w:proofErr w:type="gramEnd"/>
      <w:r w:rsidRPr="00F03683">
        <w:rPr>
          <w:rFonts w:asciiTheme="minorEastAsia" w:hAnsiTheme="minorEastAsia"/>
        </w:rPr>
        <w:t>規劃功能，如 Figure 53 所示。系統會根據目前球桌狀態計算建議擊球路線，並顯示目標球、成功率、難度、預計落點、走位成功率、母球預估位置、母球速度、子球</w:t>
      </w:r>
      <w:proofErr w:type="gramStart"/>
      <w:r w:rsidRPr="00F03683">
        <w:rPr>
          <w:rFonts w:asciiTheme="minorEastAsia" w:hAnsiTheme="minorEastAsia"/>
        </w:rPr>
        <w:t>速度與容錯</w:t>
      </w:r>
      <w:proofErr w:type="gramEnd"/>
      <w:r w:rsidRPr="00F03683">
        <w:rPr>
          <w:rFonts w:asciiTheme="minorEastAsia" w:hAnsiTheme="minorEastAsia"/>
        </w:rPr>
        <w:t>範圍等資訊。使用者可透過這些數據判斷目前路線的可行性，並理解系統推薦該擊球方式的原因。</w:t>
      </w:r>
    </w:p>
    <w:p w14:paraId="5D5162E2" w14:textId="108E66FC" w:rsidR="00F03683" w:rsidRDefault="00F03683" w:rsidP="00F03683">
      <w:pPr>
        <w:spacing w:afterLines="50" w:after="120"/>
        <w:rPr>
          <w:rFonts w:asciiTheme="minorEastAsia" w:hAnsiTheme="minorEastAsia"/>
        </w:rPr>
      </w:pPr>
      <w:r w:rsidRPr="00F03683">
        <w:rPr>
          <w:rFonts w:asciiTheme="minorEastAsia" w:hAnsiTheme="minorEastAsia"/>
        </w:rPr>
        <w:drawing>
          <wp:inline distT="0" distB="0" distL="0" distR="0" wp14:anchorId="421198BB" wp14:editId="320D4E74">
            <wp:extent cx="6120765" cy="2701925"/>
            <wp:effectExtent l="0" t="0" r="0" b="0"/>
            <wp:docPr id="257270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0333" name=""/>
                    <pic:cNvPicPr/>
                  </pic:nvPicPr>
                  <pic:blipFill>
                    <a:blip r:embed="rId67"/>
                    <a:stretch>
                      <a:fillRect/>
                    </a:stretch>
                  </pic:blipFill>
                  <pic:spPr>
                    <a:xfrm>
                      <a:off x="0" y="0"/>
                      <a:ext cx="6120765" cy="2701925"/>
                    </a:xfrm>
                    <a:prstGeom prst="rect">
                      <a:avLst/>
                    </a:prstGeom>
                  </pic:spPr>
                </pic:pic>
              </a:graphicData>
            </a:graphic>
          </wp:inline>
        </w:drawing>
      </w:r>
    </w:p>
    <w:p w14:paraId="43D29207" w14:textId="73711E66" w:rsidR="00F03683" w:rsidRPr="00F03683" w:rsidRDefault="00F03683" w:rsidP="00F03683">
      <w:pPr>
        <w:spacing w:afterLines="50" w:after="120"/>
        <w:jc w:val="center"/>
        <w:rPr>
          <w:rFonts w:asciiTheme="minorEastAsia" w:hAnsiTheme="minorEastAsia" w:hint="eastAsia"/>
          <w:sz w:val="20"/>
          <w:szCs w:val="20"/>
        </w:rPr>
      </w:pPr>
      <w:r w:rsidRPr="00F03683">
        <w:rPr>
          <w:rFonts w:asciiTheme="minorEastAsia" w:hAnsiTheme="minorEastAsia"/>
          <w:sz w:val="20"/>
          <w:szCs w:val="20"/>
        </w:rPr>
        <w:t>Figure 53 一般</w:t>
      </w:r>
      <w:proofErr w:type="gramStart"/>
      <w:r w:rsidRPr="00F03683">
        <w:rPr>
          <w:rFonts w:asciiTheme="minorEastAsia" w:hAnsiTheme="minorEastAsia"/>
          <w:sz w:val="20"/>
          <w:szCs w:val="20"/>
        </w:rPr>
        <w:t>練習多球路徑</w:t>
      </w:r>
      <w:proofErr w:type="gramEnd"/>
      <w:r w:rsidRPr="00F03683">
        <w:rPr>
          <w:rFonts w:asciiTheme="minorEastAsia" w:hAnsiTheme="minorEastAsia"/>
          <w:sz w:val="20"/>
          <w:szCs w:val="20"/>
        </w:rPr>
        <w:t>規劃畫面</w:t>
      </w:r>
    </w:p>
    <w:p w14:paraId="7C71BDB0" w14:textId="77777777" w:rsidR="00F03683" w:rsidRDefault="00F03683" w:rsidP="00F03683">
      <w:pPr>
        <w:spacing w:afterLines="50" w:after="120"/>
        <w:ind w:firstLineChars="200" w:firstLine="500"/>
        <w:rPr>
          <w:rFonts w:asciiTheme="minorEastAsia" w:hAnsiTheme="minorEastAsia"/>
        </w:rPr>
      </w:pPr>
      <w:r w:rsidRPr="00F03683">
        <w:rPr>
          <w:rFonts w:asciiTheme="minorEastAsia" w:hAnsiTheme="minorEastAsia"/>
        </w:rPr>
        <w:lastRenderedPageBreak/>
        <w:t>在 Top-N 模式中，系統會列出多組可能的擊球路徑，如 Figure 54 所示。每筆路線會包含路線類型、目標球、進球機率、走位成功率與預測落點等資訊，使用者可以比較不同方案的成功率與走位效果，選擇最適合當下練習目標的擊球策略。透過一般練習模式，使用者不僅能自由進行擊球訓練，也能搭配系統的即時路徑預測與多路線分析，逐步提升球型判斷、母球控制與連續進攻能力。</w:t>
      </w:r>
    </w:p>
    <w:p w14:paraId="1DA3C34E" w14:textId="67C07E9E" w:rsidR="00F03683" w:rsidRDefault="00F03683" w:rsidP="009756B0">
      <w:pPr>
        <w:rPr>
          <w:rFonts w:asciiTheme="minorEastAsia" w:hAnsiTheme="minorEastAsia"/>
        </w:rPr>
      </w:pPr>
      <w:r w:rsidRPr="00F03683">
        <w:rPr>
          <w:rFonts w:asciiTheme="minorEastAsia" w:hAnsiTheme="minorEastAsia"/>
        </w:rPr>
        <w:drawing>
          <wp:inline distT="0" distB="0" distL="0" distR="0" wp14:anchorId="5EC67399" wp14:editId="72EC7C76">
            <wp:extent cx="6120765" cy="1682115"/>
            <wp:effectExtent l="0" t="0" r="0" b="0"/>
            <wp:docPr id="12221259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5919" name=""/>
                    <pic:cNvPicPr/>
                  </pic:nvPicPr>
                  <pic:blipFill>
                    <a:blip r:embed="rId68"/>
                    <a:stretch>
                      <a:fillRect/>
                    </a:stretch>
                  </pic:blipFill>
                  <pic:spPr>
                    <a:xfrm>
                      <a:off x="0" y="0"/>
                      <a:ext cx="6120765" cy="1682115"/>
                    </a:xfrm>
                    <a:prstGeom prst="rect">
                      <a:avLst/>
                    </a:prstGeom>
                  </pic:spPr>
                </pic:pic>
              </a:graphicData>
            </a:graphic>
          </wp:inline>
        </w:drawing>
      </w:r>
    </w:p>
    <w:p w14:paraId="19703276" w14:textId="77777777" w:rsidR="009756B0" w:rsidRPr="009756B0" w:rsidRDefault="009756B0" w:rsidP="009756B0">
      <w:pPr>
        <w:spacing w:afterLines="50" w:after="120"/>
        <w:jc w:val="center"/>
        <w:rPr>
          <w:rFonts w:asciiTheme="minorEastAsia" w:hAnsiTheme="minorEastAsia"/>
          <w:sz w:val="20"/>
          <w:szCs w:val="20"/>
        </w:rPr>
      </w:pPr>
      <w:r w:rsidRPr="009756B0">
        <w:rPr>
          <w:rFonts w:asciiTheme="minorEastAsia" w:hAnsiTheme="minorEastAsia"/>
          <w:sz w:val="20"/>
          <w:szCs w:val="20"/>
        </w:rPr>
        <w:t>Figure 54 一般練習 Top-N 路徑建議畫面</w:t>
      </w:r>
    </w:p>
    <w:p w14:paraId="619A763D" w14:textId="77777777" w:rsidR="009756B0" w:rsidRPr="009756B0" w:rsidRDefault="009756B0" w:rsidP="009756B0">
      <w:pPr>
        <w:spacing w:afterLines="50" w:after="120"/>
        <w:rPr>
          <w:rFonts w:asciiTheme="minorEastAsia" w:hAnsiTheme="minorEastAsia" w:hint="eastAsia"/>
          <w:b/>
          <w:bCs/>
          <w:sz w:val="28"/>
          <w:szCs w:val="28"/>
        </w:rPr>
      </w:pPr>
      <w:r w:rsidRPr="009756B0">
        <w:rPr>
          <w:rFonts w:asciiTheme="minorEastAsia" w:hAnsiTheme="minorEastAsia" w:hint="eastAsia"/>
          <w:b/>
          <w:bCs/>
          <w:sz w:val="28"/>
          <w:szCs w:val="28"/>
        </w:rPr>
        <w:t>(九) 遊戲模式功能展示</w:t>
      </w:r>
    </w:p>
    <w:p w14:paraId="7DB6F698" w14:textId="77777777" w:rsidR="009756B0" w:rsidRDefault="009756B0" w:rsidP="009756B0">
      <w:pPr>
        <w:spacing w:afterLines="50" w:after="120"/>
        <w:ind w:firstLineChars="200" w:firstLine="500"/>
        <w:rPr>
          <w:rFonts w:asciiTheme="minorEastAsia" w:hAnsiTheme="minorEastAsia"/>
        </w:rPr>
      </w:pPr>
      <w:r w:rsidRPr="009756B0">
        <w:rPr>
          <w:rFonts w:asciiTheme="minorEastAsia" w:hAnsiTheme="minorEastAsia" w:hint="eastAsia"/>
        </w:rPr>
        <w:t>遊戲模式主要提供使用者進行正式對戰設定與現場玩家配對。進入遊戲模式後，系統會顯示玩家席位、遊戲規則、自動判定項目與開始前檢查狀態，如 Figure 55 所示。玩家 1 會以目前登入帳號作為房主，並顯示帳號名稱與已就緒狀態；玩家 2 則預設為等待加入，使用者可透過「現場好友」或「掃描 QR Code」邀請另一位玩家加入。</w:t>
      </w:r>
    </w:p>
    <w:p w14:paraId="1D01FC17" w14:textId="7030CF6D" w:rsidR="009756B0" w:rsidRDefault="009756B0" w:rsidP="009756B0">
      <w:pPr>
        <w:rPr>
          <w:rFonts w:asciiTheme="minorEastAsia" w:hAnsiTheme="minorEastAsia"/>
        </w:rPr>
      </w:pPr>
      <w:r w:rsidRPr="009756B0">
        <w:rPr>
          <w:rFonts w:asciiTheme="minorEastAsia" w:hAnsiTheme="minorEastAsia"/>
        </w:rPr>
        <w:drawing>
          <wp:inline distT="0" distB="0" distL="0" distR="0" wp14:anchorId="78040AF5" wp14:editId="5BB1C135">
            <wp:extent cx="6133662" cy="4550228"/>
            <wp:effectExtent l="0" t="0" r="0" b="0"/>
            <wp:docPr id="379772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2824" name=""/>
                    <pic:cNvPicPr/>
                  </pic:nvPicPr>
                  <pic:blipFill rotWithShape="1">
                    <a:blip r:embed="rId69"/>
                    <a:srcRect l="19657" t="1299" r="18891" b="-229"/>
                    <a:stretch>
                      <a:fillRect/>
                    </a:stretch>
                  </pic:blipFill>
                  <pic:spPr bwMode="auto">
                    <a:xfrm>
                      <a:off x="0" y="0"/>
                      <a:ext cx="6164909" cy="4573408"/>
                    </a:xfrm>
                    <a:prstGeom prst="rect">
                      <a:avLst/>
                    </a:prstGeom>
                    <a:ln>
                      <a:noFill/>
                    </a:ln>
                    <a:extLst>
                      <a:ext uri="{53640926-AAD7-44D8-BBD7-CCE9431645EC}">
                        <a14:shadowObscured xmlns:a14="http://schemas.microsoft.com/office/drawing/2010/main"/>
                      </a:ext>
                    </a:extLst>
                  </pic:spPr>
                </pic:pic>
              </a:graphicData>
            </a:graphic>
          </wp:inline>
        </w:drawing>
      </w:r>
    </w:p>
    <w:p w14:paraId="4362D4A5" w14:textId="7B2AB3AE" w:rsidR="009756B0" w:rsidRPr="009756B0" w:rsidRDefault="009756B0" w:rsidP="009756B0">
      <w:pPr>
        <w:spacing w:afterLines="50" w:after="120"/>
        <w:jc w:val="center"/>
        <w:rPr>
          <w:rFonts w:asciiTheme="minorEastAsia" w:hAnsiTheme="minorEastAsia" w:hint="eastAsia"/>
          <w:sz w:val="20"/>
          <w:szCs w:val="20"/>
        </w:rPr>
      </w:pPr>
      <w:r w:rsidRPr="009756B0">
        <w:rPr>
          <w:rFonts w:asciiTheme="minorEastAsia" w:hAnsiTheme="minorEastAsia"/>
          <w:sz w:val="20"/>
          <w:szCs w:val="20"/>
        </w:rPr>
        <w:t>Figure 55 遊戲模式設定與玩家等待加入畫面</w:t>
      </w:r>
    </w:p>
    <w:p w14:paraId="6F1F2FC2" w14:textId="77777777" w:rsidR="009756B0" w:rsidRPr="009756B0" w:rsidRDefault="009756B0" w:rsidP="009756B0">
      <w:pPr>
        <w:spacing w:afterLines="50" w:after="120"/>
        <w:ind w:firstLineChars="200" w:firstLine="500"/>
        <w:rPr>
          <w:rFonts w:asciiTheme="minorEastAsia" w:hAnsiTheme="minorEastAsia" w:hint="eastAsia"/>
        </w:rPr>
      </w:pPr>
      <w:r w:rsidRPr="009756B0">
        <w:rPr>
          <w:rFonts w:asciiTheme="minorEastAsia" w:hAnsiTheme="minorEastAsia" w:hint="eastAsia"/>
        </w:rPr>
        <w:lastRenderedPageBreak/>
        <w:t xml:space="preserve">在遊戲模式設定中，使用者可選擇遊戲類型、遊玩局數與出手時間限制，例如 9 球、5 </w:t>
      </w:r>
      <w:proofErr w:type="gramStart"/>
      <w:r w:rsidRPr="009756B0">
        <w:rPr>
          <w:rFonts w:asciiTheme="minorEastAsia" w:hAnsiTheme="minorEastAsia" w:hint="eastAsia"/>
        </w:rPr>
        <w:t>局制與</w:t>
      </w:r>
      <w:proofErr w:type="gramEnd"/>
      <w:r w:rsidRPr="009756B0">
        <w:rPr>
          <w:rFonts w:asciiTheme="minorEastAsia" w:hAnsiTheme="minorEastAsia" w:hint="eastAsia"/>
        </w:rPr>
        <w:t>每回合 30 秒出手。系統也提供自動判定與紀錄功能，包括自動進球計分、犯規偵測、合法擊球提示與儲存對戰紀錄，讓比賽過程中的計分、規則判斷與結果保存能由系統輔助完成。</w:t>
      </w:r>
    </w:p>
    <w:p w14:paraId="1A782023" w14:textId="7C8E5CFA" w:rsidR="009756B0" w:rsidRDefault="009756B0" w:rsidP="009756B0">
      <w:pPr>
        <w:spacing w:afterLines="50" w:after="120"/>
        <w:ind w:firstLineChars="200" w:firstLine="500"/>
        <w:rPr>
          <w:rFonts w:asciiTheme="minorEastAsia" w:hAnsiTheme="minorEastAsia"/>
        </w:rPr>
      </w:pPr>
      <w:r w:rsidRPr="009756B0">
        <w:rPr>
          <w:rFonts w:asciiTheme="minorEastAsia" w:hAnsiTheme="minorEastAsia" w:hint="eastAsia"/>
        </w:rPr>
        <w:t>當使用者選擇現場好友加入後，玩家 2 會更新為已加入狀態，如 Figure 56 所示。系統會顯示第二位玩家名稱、已就緒狀態與移除按鈕，代表目前遊戲房間已完成雙方玩家配置。此時開始前檢查會確認鏡頭狀態、球桌校正、YOLO 偵測、WebSocket 連線與玩家人數，確保正式開始前環境已準備完成。</w:t>
      </w:r>
    </w:p>
    <w:p w14:paraId="04B0A411" w14:textId="71736360" w:rsidR="009756B0" w:rsidRDefault="009756B0" w:rsidP="0091025D">
      <w:pPr>
        <w:jc w:val="center"/>
        <w:rPr>
          <w:rFonts w:asciiTheme="minorEastAsia" w:hAnsiTheme="minorEastAsia"/>
        </w:rPr>
      </w:pPr>
      <w:r w:rsidRPr="009756B0">
        <w:rPr>
          <w:rFonts w:asciiTheme="minorEastAsia" w:hAnsiTheme="minorEastAsia"/>
        </w:rPr>
        <w:drawing>
          <wp:inline distT="0" distB="0" distL="0" distR="0" wp14:anchorId="72B85115" wp14:editId="4F53C905">
            <wp:extent cx="5067300" cy="782779"/>
            <wp:effectExtent l="0" t="0" r="0" b="0"/>
            <wp:docPr id="5830627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62717" name=""/>
                    <pic:cNvPicPr/>
                  </pic:nvPicPr>
                  <pic:blipFill>
                    <a:blip r:embed="rId70"/>
                    <a:stretch>
                      <a:fillRect/>
                    </a:stretch>
                  </pic:blipFill>
                  <pic:spPr>
                    <a:xfrm>
                      <a:off x="0" y="0"/>
                      <a:ext cx="5104071" cy="788459"/>
                    </a:xfrm>
                    <a:prstGeom prst="rect">
                      <a:avLst/>
                    </a:prstGeom>
                  </pic:spPr>
                </pic:pic>
              </a:graphicData>
            </a:graphic>
          </wp:inline>
        </w:drawing>
      </w:r>
    </w:p>
    <w:p w14:paraId="215782DD" w14:textId="70405B29" w:rsidR="009756B0" w:rsidRPr="009756B0" w:rsidRDefault="009756B0" w:rsidP="009756B0">
      <w:pPr>
        <w:spacing w:afterLines="50" w:after="120"/>
        <w:jc w:val="center"/>
        <w:rPr>
          <w:rFonts w:asciiTheme="minorEastAsia" w:hAnsiTheme="minorEastAsia" w:hint="eastAsia"/>
          <w:sz w:val="20"/>
          <w:szCs w:val="20"/>
        </w:rPr>
      </w:pPr>
      <w:r w:rsidRPr="009756B0">
        <w:rPr>
          <w:rFonts w:asciiTheme="minorEastAsia" w:hAnsiTheme="minorEastAsia"/>
          <w:sz w:val="20"/>
          <w:szCs w:val="20"/>
        </w:rPr>
        <w:t>Figure 56 現場好友加入遊戲房間畫面</w:t>
      </w:r>
    </w:p>
    <w:p w14:paraId="1A565ED4" w14:textId="0D759F88" w:rsidR="009756B0" w:rsidRPr="00F03683" w:rsidRDefault="009756B0" w:rsidP="009756B0">
      <w:pPr>
        <w:spacing w:afterLines="50" w:after="120"/>
        <w:ind w:firstLineChars="200" w:firstLine="500"/>
        <w:rPr>
          <w:rFonts w:asciiTheme="minorEastAsia" w:hAnsiTheme="minorEastAsia" w:hint="eastAsia"/>
        </w:rPr>
      </w:pPr>
      <w:r w:rsidRPr="009756B0">
        <w:rPr>
          <w:rFonts w:asciiTheme="minorEastAsia" w:hAnsiTheme="minorEastAsia" w:hint="eastAsia"/>
        </w:rPr>
        <w:t>若使用者選擇掃描 QR Code，系統會顯示 QR Code 加入視窗，如 Figure 57 所示。第二位玩家可使用手機掃描 QR Code 加入目前遊戲房間，系統完成連線後會同步更新玩家席位狀態。透過此流程，使用者能快速建立現場遊戲房間，並讓系統協助完成玩家配對、規則設定、賽前檢查與對戰紀錄保存。</w:t>
      </w:r>
    </w:p>
    <w:p w14:paraId="2B64EC45" w14:textId="0C0C1E48" w:rsidR="00C73716" w:rsidRDefault="009756B0" w:rsidP="009756B0">
      <w:pPr>
        <w:jc w:val="center"/>
        <w:rPr>
          <w:rFonts w:asciiTheme="minorEastAsia" w:hAnsiTheme="minorEastAsia"/>
        </w:rPr>
      </w:pPr>
      <w:r w:rsidRPr="009756B0">
        <w:rPr>
          <w:rFonts w:asciiTheme="minorEastAsia" w:hAnsiTheme="minorEastAsia"/>
        </w:rPr>
        <w:drawing>
          <wp:inline distT="0" distB="0" distL="0" distR="0" wp14:anchorId="47F27A1C" wp14:editId="667EE867">
            <wp:extent cx="2933064" cy="1020808"/>
            <wp:effectExtent l="0" t="0" r="0" b="0"/>
            <wp:docPr id="970142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2562" name=""/>
                    <pic:cNvPicPr/>
                  </pic:nvPicPr>
                  <pic:blipFill rotWithShape="1">
                    <a:blip r:embed="rId71"/>
                    <a:srcRect t="15346"/>
                    <a:stretch>
                      <a:fillRect/>
                    </a:stretch>
                  </pic:blipFill>
                  <pic:spPr bwMode="auto">
                    <a:xfrm>
                      <a:off x="0" y="0"/>
                      <a:ext cx="2960340" cy="1030301"/>
                    </a:xfrm>
                    <a:prstGeom prst="rect">
                      <a:avLst/>
                    </a:prstGeom>
                    <a:ln>
                      <a:noFill/>
                    </a:ln>
                    <a:extLst>
                      <a:ext uri="{53640926-AAD7-44D8-BBD7-CCE9431645EC}">
                        <a14:shadowObscured xmlns:a14="http://schemas.microsoft.com/office/drawing/2010/main"/>
                      </a:ext>
                    </a:extLst>
                  </pic:spPr>
                </pic:pic>
              </a:graphicData>
            </a:graphic>
          </wp:inline>
        </w:drawing>
      </w:r>
    </w:p>
    <w:p w14:paraId="464AFA9B" w14:textId="2F1598CB" w:rsidR="009756B0" w:rsidRPr="009756B0" w:rsidRDefault="009756B0" w:rsidP="009756B0">
      <w:pPr>
        <w:spacing w:afterLines="50" w:after="120"/>
        <w:jc w:val="center"/>
        <w:rPr>
          <w:rFonts w:asciiTheme="minorEastAsia" w:hAnsiTheme="minorEastAsia" w:hint="eastAsia"/>
          <w:sz w:val="20"/>
          <w:szCs w:val="20"/>
        </w:rPr>
      </w:pPr>
      <w:r w:rsidRPr="009756B0">
        <w:rPr>
          <w:rFonts w:asciiTheme="minorEastAsia" w:hAnsiTheme="minorEastAsia"/>
          <w:sz w:val="20"/>
          <w:szCs w:val="20"/>
        </w:rPr>
        <w:t>Figure 57 掃描 QR Code 加入遊戲房間</w:t>
      </w:r>
      <w:r w:rsidRPr="009756B0">
        <w:rPr>
          <w:rFonts w:asciiTheme="minorEastAsia" w:hAnsiTheme="minorEastAsia" w:hint="eastAsia"/>
          <w:sz w:val="20"/>
          <w:szCs w:val="20"/>
        </w:rPr>
        <w:t>入口</w:t>
      </w:r>
    </w:p>
    <w:p w14:paraId="361FABC7" w14:textId="4AD7286E" w:rsidR="0091025D" w:rsidRDefault="0091025D" w:rsidP="0091025D">
      <w:pPr>
        <w:ind w:firstLineChars="200" w:firstLine="500"/>
        <w:rPr>
          <w:rFonts w:asciiTheme="minorEastAsia" w:hAnsiTheme="minorEastAsia"/>
        </w:rPr>
      </w:pPr>
      <w:r w:rsidRPr="0091025D">
        <w:rPr>
          <w:rFonts w:asciiTheme="minorEastAsia" w:hAnsiTheme="minorEastAsia"/>
        </w:rPr>
        <w:t>遊戲模式開始後，系統會進入正式對戰畫面，如 Figure 58 所示。畫面上方顯示雙方玩家比分、目前回合與目標勝利局數，讓使用者能即時掌握比賽進度。中央區域呈現球桌即時影像，系統會依據目前球桌狀態辨識母球</w:t>
      </w:r>
      <w:proofErr w:type="gramStart"/>
      <w:r w:rsidRPr="0091025D">
        <w:rPr>
          <w:rFonts w:asciiTheme="minorEastAsia" w:hAnsiTheme="minorEastAsia"/>
        </w:rPr>
        <w:t>與各顆目標</w:t>
      </w:r>
      <w:proofErr w:type="gramEnd"/>
      <w:r w:rsidRPr="0091025D">
        <w:rPr>
          <w:rFonts w:asciiTheme="minorEastAsia" w:hAnsiTheme="minorEastAsia"/>
        </w:rPr>
        <w:t>球位置，右側則顯示遊戲狀態，包括目前目標球、剩餘球、剩餘球來源、自動判定、犯規偵測、AR 提示狀態與上一</w:t>
      </w:r>
      <w:proofErr w:type="gramStart"/>
      <w:r w:rsidRPr="0091025D">
        <w:rPr>
          <w:rFonts w:asciiTheme="minorEastAsia" w:hAnsiTheme="minorEastAsia"/>
        </w:rPr>
        <w:t>桿</w:t>
      </w:r>
      <w:proofErr w:type="gramEnd"/>
      <w:r w:rsidRPr="0091025D">
        <w:rPr>
          <w:rFonts w:asciiTheme="minorEastAsia" w:hAnsiTheme="minorEastAsia"/>
        </w:rPr>
        <w:t>紀錄等資訊。</w:t>
      </w:r>
      <w:r w:rsidRPr="0091025D">
        <w:rPr>
          <w:rFonts w:asciiTheme="minorEastAsia" w:hAnsiTheme="minorEastAsia"/>
        </w:rPr>
        <w:drawing>
          <wp:inline distT="0" distB="0" distL="0" distR="0" wp14:anchorId="3B36D75B" wp14:editId="618B0320">
            <wp:extent cx="6118225" cy="2710543"/>
            <wp:effectExtent l="0" t="0" r="0" b="0"/>
            <wp:docPr id="13295037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3755" name=""/>
                    <pic:cNvPicPr/>
                  </pic:nvPicPr>
                  <pic:blipFill rotWithShape="1">
                    <a:blip r:embed="rId72"/>
                    <a:srcRect t="3551" b="11534"/>
                    <a:stretch>
                      <a:fillRect/>
                    </a:stretch>
                  </pic:blipFill>
                  <pic:spPr bwMode="auto">
                    <a:xfrm>
                      <a:off x="0" y="0"/>
                      <a:ext cx="6149433" cy="2724369"/>
                    </a:xfrm>
                    <a:prstGeom prst="rect">
                      <a:avLst/>
                    </a:prstGeom>
                    <a:ln>
                      <a:noFill/>
                    </a:ln>
                    <a:extLst>
                      <a:ext uri="{53640926-AAD7-44D8-BBD7-CCE9431645EC}">
                        <a14:shadowObscured xmlns:a14="http://schemas.microsoft.com/office/drawing/2010/main"/>
                      </a:ext>
                    </a:extLst>
                  </pic:spPr>
                </pic:pic>
              </a:graphicData>
            </a:graphic>
          </wp:inline>
        </w:drawing>
      </w:r>
    </w:p>
    <w:p w14:paraId="038B873D" w14:textId="2D03CEE6" w:rsidR="0091025D" w:rsidRPr="0091025D" w:rsidRDefault="0091025D" w:rsidP="0091025D">
      <w:pPr>
        <w:spacing w:afterLines="50" w:after="120"/>
        <w:ind w:firstLineChars="200" w:firstLine="420"/>
        <w:jc w:val="center"/>
        <w:rPr>
          <w:rFonts w:asciiTheme="minorEastAsia" w:hAnsiTheme="minorEastAsia" w:hint="eastAsia"/>
          <w:sz w:val="20"/>
          <w:szCs w:val="20"/>
        </w:rPr>
      </w:pPr>
      <w:r w:rsidRPr="0091025D">
        <w:rPr>
          <w:rFonts w:asciiTheme="minorEastAsia" w:hAnsiTheme="minorEastAsia"/>
          <w:sz w:val="20"/>
          <w:szCs w:val="20"/>
        </w:rPr>
        <w:t>Figure 58 遊戲模式正式對戰與遊戲狀態畫面</w:t>
      </w:r>
    </w:p>
    <w:p w14:paraId="780DC463" w14:textId="77777777" w:rsidR="0091025D" w:rsidRDefault="0091025D" w:rsidP="0091025D">
      <w:pPr>
        <w:spacing w:afterLines="50" w:after="120"/>
        <w:ind w:firstLineChars="200" w:firstLine="500"/>
        <w:rPr>
          <w:rFonts w:asciiTheme="minorEastAsia" w:hAnsiTheme="minorEastAsia"/>
        </w:rPr>
      </w:pPr>
      <w:r w:rsidRPr="0091025D">
        <w:rPr>
          <w:rFonts w:asciiTheme="minorEastAsia" w:hAnsiTheme="minorEastAsia"/>
        </w:rPr>
        <w:lastRenderedPageBreak/>
        <w:t>在對戰過程中，使用者可透過下方控制項開啟或關閉自動進球計分、犯規偵測與 AR 提示。當 AR 提示啟用後，系統會在球桌即時影像</w:t>
      </w:r>
      <w:proofErr w:type="gramStart"/>
      <w:r w:rsidRPr="0091025D">
        <w:rPr>
          <w:rFonts w:asciiTheme="minorEastAsia" w:hAnsiTheme="minorEastAsia"/>
        </w:rPr>
        <w:t>上疊加</w:t>
      </w:r>
      <w:proofErr w:type="gramEnd"/>
      <w:r w:rsidRPr="0091025D">
        <w:rPr>
          <w:rFonts w:asciiTheme="minorEastAsia" w:hAnsiTheme="minorEastAsia"/>
        </w:rPr>
        <w:t>輔助路徑與走位提示，如 Figure 59 所示，協助使用者判斷擊球方向、目標球路線與母球後續位置。此功能可在正式對戰中提供即時策略參考，但使用者仍可依照比賽需求關閉提示，以保留一般比賽情境。</w:t>
      </w:r>
    </w:p>
    <w:p w14:paraId="6540C946" w14:textId="05FC15F7" w:rsidR="0091025D" w:rsidRPr="0091025D" w:rsidRDefault="0091025D" w:rsidP="0091025D">
      <w:pPr>
        <w:spacing w:afterLines="50" w:after="120"/>
        <w:jc w:val="center"/>
        <w:rPr>
          <w:rFonts w:asciiTheme="minorEastAsia" w:hAnsiTheme="minorEastAsia" w:hint="eastAsia"/>
        </w:rPr>
      </w:pPr>
      <w:r w:rsidRPr="0091025D">
        <w:rPr>
          <w:rFonts w:asciiTheme="minorEastAsia" w:hAnsiTheme="minorEastAsia"/>
        </w:rPr>
        <w:drawing>
          <wp:inline distT="0" distB="0" distL="0" distR="0" wp14:anchorId="4702A984" wp14:editId="725C1504">
            <wp:extent cx="6120765" cy="4007485"/>
            <wp:effectExtent l="0" t="0" r="0" b="0"/>
            <wp:docPr id="10707225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22574" name=""/>
                    <pic:cNvPicPr/>
                  </pic:nvPicPr>
                  <pic:blipFill>
                    <a:blip r:embed="rId73"/>
                    <a:stretch>
                      <a:fillRect/>
                    </a:stretch>
                  </pic:blipFill>
                  <pic:spPr>
                    <a:xfrm>
                      <a:off x="0" y="0"/>
                      <a:ext cx="6120765" cy="4007485"/>
                    </a:xfrm>
                    <a:prstGeom prst="rect">
                      <a:avLst/>
                    </a:prstGeom>
                  </pic:spPr>
                </pic:pic>
              </a:graphicData>
            </a:graphic>
          </wp:inline>
        </w:drawing>
      </w:r>
    </w:p>
    <w:p w14:paraId="5445B673" w14:textId="11461C92" w:rsidR="0091025D" w:rsidRPr="0091025D" w:rsidRDefault="0091025D" w:rsidP="0091025D">
      <w:pPr>
        <w:spacing w:afterLines="50" w:after="120"/>
        <w:jc w:val="center"/>
        <w:rPr>
          <w:rFonts w:asciiTheme="minorEastAsia" w:hAnsiTheme="minorEastAsia" w:hint="eastAsia"/>
          <w:sz w:val="20"/>
          <w:szCs w:val="20"/>
        </w:rPr>
      </w:pPr>
      <w:r w:rsidRPr="0091025D">
        <w:rPr>
          <w:rFonts w:asciiTheme="minorEastAsia" w:hAnsiTheme="minorEastAsia"/>
          <w:sz w:val="20"/>
          <w:szCs w:val="20"/>
        </w:rPr>
        <w:t>Figure 59 遊戲模式 AR 提示開啟畫面</w:t>
      </w:r>
    </w:p>
    <w:p w14:paraId="4333F4AA" w14:textId="540EBBC1" w:rsidR="0091025D" w:rsidRDefault="0091025D" w:rsidP="0091025D">
      <w:pPr>
        <w:spacing w:afterLines="50" w:after="120"/>
        <w:ind w:firstLineChars="200" w:firstLine="500"/>
        <w:rPr>
          <w:rFonts w:asciiTheme="minorEastAsia" w:hAnsiTheme="minorEastAsia"/>
        </w:rPr>
      </w:pPr>
      <w:r w:rsidRPr="0091025D">
        <w:rPr>
          <w:rFonts w:asciiTheme="minorEastAsia" w:hAnsiTheme="minorEastAsia"/>
        </w:rPr>
        <w:t>每一回合結束後，使用者可透過底部操作按鈕進行回合處理，如 Figure 60 所示。若該回合已完成，可選擇「結束回合」讓系統進入下一位玩家的回合；若需要確認目前擊球結果，則可選擇「認輸此回合」或「結束遊戲」。這些操作會與自動計分、犯規偵測與對戰紀錄功能結合，協助系統完整保存每回合的比賽狀態與結果。</w:t>
      </w:r>
    </w:p>
    <w:p w14:paraId="50436F68" w14:textId="75511EE3" w:rsidR="0091025D" w:rsidRDefault="0091025D" w:rsidP="0091025D">
      <w:pPr>
        <w:jc w:val="center"/>
        <w:rPr>
          <w:rFonts w:asciiTheme="minorEastAsia" w:hAnsiTheme="minorEastAsia"/>
        </w:rPr>
      </w:pPr>
      <w:r w:rsidRPr="0091025D">
        <w:rPr>
          <w:rFonts w:asciiTheme="minorEastAsia" w:hAnsiTheme="minorEastAsia"/>
        </w:rPr>
        <w:drawing>
          <wp:inline distT="0" distB="0" distL="0" distR="0" wp14:anchorId="441ADBD5" wp14:editId="03D3C6DD">
            <wp:extent cx="6120765" cy="621030"/>
            <wp:effectExtent l="0" t="0" r="0" b="0"/>
            <wp:docPr id="562797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714" name=""/>
                    <pic:cNvPicPr/>
                  </pic:nvPicPr>
                  <pic:blipFill>
                    <a:blip r:embed="rId74"/>
                    <a:stretch>
                      <a:fillRect/>
                    </a:stretch>
                  </pic:blipFill>
                  <pic:spPr>
                    <a:xfrm>
                      <a:off x="0" y="0"/>
                      <a:ext cx="6120765" cy="621030"/>
                    </a:xfrm>
                    <a:prstGeom prst="rect">
                      <a:avLst/>
                    </a:prstGeom>
                  </pic:spPr>
                </pic:pic>
              </a:graphicData>
            </a:graphic>
          </wp:inline>
        </w:drawing>
      </w:r>
    </w:p>
    <w:p w14:paraId="194D8408" w14:textId="77777777" w:rsidR="0091025D" w:rsidRPr="0091025D" w:rsidRDefault="0091025D" w:rsidP="0091025D">
      <w:pPr>
        <w:spacing w:afterLines="50" w:after="120"/>
        <w:jc w:val="center"/>
        <w:rPr>
          <w:rFonts w:asciiTheme="minorEastAsia" w:hAnsiTheme="minorEastAsia"/>
          <w:sz w:val="20"/>
          <w:szCs w:val="20"/>
        </w:rPr>
      </w:pPr>
      <w:r w:rsidRPr="0091025D">
        <w:rPr>
          <w:rFonts w:asciiTheme="minorEastAsia" w:hAnsiTheme="minorEastAsia"/>
          <w:sz w:val="20"/>
          <w:szCs w:val="20"/>
        </w:rPr>
        <w:t>Figure 60 遊戲模式回合操作按鈕畫面</w:t>
      </w:r>
    </w:p>
    <w:p w14:paraId="3A5ACDFF" w14:textId="77777777" w:rsidR="0091025D" w:rsidRPr="0091025D" w:rsidRDefault="0091025D" w:rsidP="0091025D">
      <w:pPr>
        <w:spacing w:afterLines="50" w:after="120"/>
        <w:rPr>
          <w:rFonts w:asciiTheme="minorEastAsia" w:hAnsiTheme="minorEastAsia"/>
          <w:b/>
          <w:bCs/>
          <w:sz w:val="28"/>
          <w:szCs w:val="28"/>
        </w:rPr>
      </w:pPr>
      <w:r w:rsidRPr="0091025D">
        <w:rPr>
          <w:rFonts w:asciiTheme="minorEastAsia" w:hAnsiTheme="minorEastAsia"/>
          <w:b/>
          <w:bCs/>
          <w:sz w:val="28"/>
          <w:szCs w:val="28"/>
        </w:rPr>
        <w:t>(十) 歷史回放功能展示</w:t>
      </w:r>
    </w:p>
    <w:p w14:paraId="489D922B" w14:textId="21B7A9B2" w:rsidR="0091025D" w:rsidRDefault="0091025D" w:rsidP="0091025D">
      <w:pPr>
        <w:spacing w:afterLines="50" w:after="120"/>
        <w:ind w:firstLineChars="200" w:firstLine="500"/>
        <w:rPr>
          <w:rFonts w:asciiTheme="minorEastAsia" w:hAnsiTheme="minorEastAsia"/>
        </w:rPr>
      </w:pPr>
      <w:r w:rsidRPr="0091025D">
        <w:rPr>
          <w:rFonts w:asciiTheme="minorEastAsia" w:hAnsiTheme="minorEastAsia"/>
        </w:rPr>
        <w:t>歷史回放功能提供使用者查看過去的遊戲與練習紀錄，並可重新播放錄影內容，作為賽後檢討、訓練回顧與表現分析的依據。進入回放功能後，系統會先顯示回放分類入口，如 Figure 61 所示。頁面中分為「遊玩模式」與「練習模式」兩種類型，使用者可依照想查看的紀錄內容選擇對應分類。</w:t>
      </w:r>
    </w:p>
    <w:p w14:paraId="1DF5DA59" w14:textId="77777777" w:rsidR="0091025D" w:rsidRDefault="0091025D">
      <w:pPr>
        <w:rPr>
          <w:rFonts w:asciiTheme="minorEastAsia" w:hAnsiTheme="minorEastAsia"/>
        </w:rPr>
      </w:pPr>
      <w:r>
        <w:rPr>
          <w:rFonts w:asciiTheme="minorEastAsia" w:hAnsiTheme="minorEastAsia"/>
        </w:rPr>
        <w:br w:type="page"/>
      </w:r>
    </w:p>
    <w:p w14:paraId="0BBB0B92" w14:textId="50692DD4" w:rsidR="0091025D" w:rsidRDefault="0091025D" w:rsidP="0091025D">
      <w:pPr>
        <w:rPr>
          <w:rFonts w:asciiTheme="minorEastAsia" w:hAnsiTheme="minorEastAsia"/>
        </w:rPr>
      </w:pPr>
      <w:r w:rsidRPr="0091025D">
        <w:rPr>
          <w:rFonts w:asciiTheme="minorEastAsia" w:hAnsiTheme="minorEastAsia"/>
        </w:rPr>
        <w:lastRenderedPageBreak/>
        <w:drawing>
          <wp:inline distT="0" distB="0" distL="0" distR="0" wp14:anchorId="6E0FFED2" wp14:editId="6E022291">
            <wp:extent cx="6120765" cy="1236980"/>
            <wp:effectExtent l="0" t="0" r="0" b="0"/>
            <wp:docPr id="1999429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9324" name=""/>
                    <pic:cNvPicPr/>
                  </pic:nvPicPr>
                  <pic:blipFill>
                    <a:blip r:embed="rId75"/>
                    <a:stretch>
                      <a:fillRect/>
                    </a:stretch>
                  </pic:blipFill>
                  <pic:spPr>
                    <a:xfrm>
                      <a:off x="0" y="0"/>
                      <a:ext cx="6120765" cy="1236980"/>
                    </a:xfrm>
                    <a:prstGeom prst="rect">
                      <a:avLst/>
                    </a:prstGeom>
                  </pic:spPr>
                </pic:pic>
              </a:graphicData>
            </a:graphic>
          </wp:inline>
        </w:drawing>
      </w:r>
    </w:p>
    <w:p w14:paraId="6C93EB7C" w14:textId="27F0E17B" w:rsidR="0091025D" w:rsidRPr="0091025D" w:rsidRDefault="0091025D" w:rsidP="0091025D">
      <w:pPr>
        <w:spacing w:afterLines="50" w:after="120"/>
        <w:jc w:val="center"/>
        <w:rPr>
          <w:rFonts w:asciiTheme="minorEastAsia" w:hAnsiTheme="minorEastAsia" w:hint="eastAsia"/>
          <w:sz w:val="20"/>
          <w:szCs w:val="20"/>
        </w:rPr>
      </w:pPr>
      <w:r w:rsidRPr="0091025D">
        <w:rPr>
          <w:rFonts w:asciiTheme="minorEastAsia" w:hAnsiTheme="minorEastAsia"/>
          <w:sz w:val="20"/>
          <w:szCs w:val="20"/>
        </w:rPr>
        <w:t>Figure 61 回放功能分類選擇畫面</w:t>
      </w:r>
    </w:p>
    <w:p w14:paraId="5FFD4FFD" w14:textId="1B0F0271" w:rsidR="0091025D" w:rsidRDefault="0091025D" w:rsidP="0091025D">
      <w:pPr>
        <w:spacing w:afterLines="50" w:after="120"/>
        <w:ind w:firstLineChars="200" w:firstLine="500"/>
        <w:rPr>
          <w:rFonts w:asciiTheme="minorEastAsia" w:hAnsiTheme="minorEastAsia"/>
        </w:rPr>
      </w:pPr>
      <w:r w:rsidRPr="0091025D">
        <w:rPr>
          <w:rFonts w:asciiTheme="minorEastAsia" w:hAnsiTheme="minorEastAsia"/>
        </w:rPr>
        <w:t>在遊玩模式回放記錄中，系統會顯示對戰統計概</w:t>
      </w:r>
      <w:proofErr w:type="gramStart"/>
      <w:r w:rsidRPr="0091025D">
        <w:rPr>
          <w:rFonts w:asciiTheme="minorEastAsia" w:hAnsiTheme="minorEastAsia"/>
        </w:rPr>
        <w:t>覽</w:t>
      </w:r>
      <w:proofErr w:type="gramEnd"/>
      <w:r w:rsidRPr="0091025D">
        <w:rPr>
          <w:rFonts w:asciiTheme="minorEastAsia" w:hAnsiTheme="minorEastAsia"/>
        </w:rPr>
        <w:t>、篩選與排序工具，以及對戰錄影清單，如 Figure 62 所示。統計概</w:t>
      </w:r>
      <w:proofErr w:type="gramStart"/>
      <w:r w:rsidRPr="0091025D">
        <w:rPr>
          <w:rFonts w:asciiTheme="minorEastAsia" w:hAnsiTheme="minorEastAsia"/>
        </w:rPr>
        <w:t>覽</w:t>
      </w:r>
      <w:proofErr w:type="gramEnd"/>
      <w:r w:rsidRPr="0091025D">
        <w:rPr>
          <w:rFonts w:asciiTheme="minorEastAsia" w:hAnsiTheme="minorEastAsia"/>
        </w:rPr>
        <w:t>包含對戰記錄數量、本頁平均時長與最新記錄時間，讓使用者快速掌握目前保存的對戰資料。下方清單則顯示</w:t>
      </w:r>
      <w:proofErr w:type="gramStart"/>
      <w:r w:rsidRPr="0091025D">
        <w:rPr>
          <w:rFonts w:asciiTheme="minorEastAsia" w:hAnsiTheme="minorEastAsia"/>
        </w:rPr>
        <w:t>每筆對戰</w:t>
      </w:r>
      <w:proofErr w:type="gramEnd"/>
      <w:r w:rsidRPr="0091025D">
        <w:rPr>
          <w:rFonts w:asciiTheme="minorEastAsia" w:hAnsiTheme="minorEastAsia"/>
        </w:rPr>
        <w:t>的縮圖、對戰玩家、勝者、比分、影片時長與建立時間，使用者可透過「播放」按鈕查看該場比賽回放，也可刪除不需要保留的紀錄。</w:t>
      </w:r>
    </w:p>
    <w:p w14:paraId="45E36C95" w14:textId="05F1C3C2" w:rsidR="0091025D" w:rsidRDefault="00075B83" w:rsidP="00075B83">
      <w:pPr>
        <w:jc w:val="center"/>
        <w:rPr>
          <w:rFonts w:asciiTheme="minorEastAsia" w:hAnsiTheme="minorEastAsia"/>
        </w:rPr>
      </w:pPr>
      <w:r w:rsidRPr="00075B83">
        <w:rPr>
          <w:rFonts w:asciiTheme="minorEastAsia" w:hAnsiTheme="minorEastAsia"/>
        </w:rPr>
        <w:drawing>
          <wp:inline distT="0" distB="0" distL="0" distR="0" wp14:anchorId="26EF9024" wp14:editId="46750693">
            <wp:extent cx="6120322" cy="2302328"/>
            <wp:effectExtent l="0" t="0" r="0" b="0"/>
            <wp:docPr id="8298852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5248" name=""/>
                    <pic:cNvPicPr/>
                  </pic:nvPicPr>
                  <pic:blipFill rotWithShape="1">
                    <a:blip r:embed="rId76"/>
                    <a:srcRect b="7836"/>
                    <a:stretch>
                      <a:fillRect/>
                    </a:stretch>
                  </pic:blipFill>
                  <pic:spPr bwMode="auto">
                    <a:xfrm>
                      <a:off x="0" y="0"/>
                      <a:ext cx="6127439" cy="2305005"/>
                    </a:xfrm>
                    <a:prstGeom prst="rect">
                      <a:avLst/>
                    </a:prstGeom>
                    <a:ln>
                      <a:noFill/>
                    </a:ln>
                    <a:extLst>
                      <a:ext uri="{53640926-AAD7-44D8-BBD7-CCE9431645EC}">
                        <a14:shadowObscured xmlns:a14="http://schemas.microsoft.com/office/drawing/2010/main"/>
                      </a:ext>
                    </a:extLst>
                  </pic:spPr>
                </pic:pic>
              </a:graphicData>
            </a:graphic>
          </wp:inline>
        </w:drawing>
      </w:r>
    </w:p>
    <w:p w14:paraId="678ED792" w14:textId="7211E1AE" w:rsidR="00075B83" w:rsidRPr="0091025D" w:rsidRDefault="00075B83" w:rsidP="00075B83">
      <w:pPr>
        <w:spacing w:afterLines="50" w:after="120"/>
        <w:jc w:val="center"/>
        <w:rPr>
          <w:rFonts w:asciiTheme="minorEastAsia" w:hAnsiTheme="minorEastAsia" w:hint="eastAsia"/>
          <w:sz w:val="20"/>
          <w:szCs w:val="20"/>
        </w:rPr>
      </w:pPr>
      <w:r w:rsidRPr="00075B83">
        <w:rPr>
          <w:rFonts w:asciiTheme="minorEastAsia" w:hAnsiTheme="minorEastAsia"/>
          <w:sz w:val="20"/>
          <w:szCs w:val="20"/>
        </w:rPr>
        <w:t>Figure 62 遊玩模式回放記錄畫面</w:t>
      </w:r>
    </w:p>
    <w:p w14:paraId="3E8ABA37" w14:textId="03814A8E" w:rsidR="00075B83" w:rsidRDefault="00075B83" w:rsidP="00075B83">
      <w:pPr>
        <w:ind w:firstLineChars="200" w:firstLine="500"/>
        <w:rPr>
          <w:rFonts w:asciiTheme="minorEastAsia" w:hAnsiTheme="minorEastAsia"/>
        </w:rPr>
      </w:pPr>
      <w:r w:rsidRPr="00075B83">
        <w:rPr>
          <w:rFonts w:asciiTheme="minorEastAsia" w:hAnsiTheme="minorEastAsia"/>
        </w:rPr>
        <w:t>當使用者在遊玩模式回放記錄中選擇播放後，系統會進入回放播放器畫面，如 Figure 63 所示。畫面左側顯示該場對戰的錄影內容，使用者可透過播放器控制列進行播放、暫停、調整播放進度、音量控制與全螢幕觀看。右側則顯示遊戲資訊與對戰資訊，包括遊戲類型、日期、時長、雙方玩家比分與勝者結果。下方的事件</w:t>
      </w:r>
      <w:proofErr w:type="gramStart"/>
      <w:r w:rsidRPr="00075B83">
        <w:rPr>
          <w:rFonts w:asciiTheme="minorEastAsia" w:hAnsiTheme="minorEastAsia"/>
        </w:rPr>
        <w:t>時間軸可用於</w:t>
      </w:r>
      <w:proofErr w:type="gramEnd"/>
      <w:r w:rsidRPr="00075B83">
        <w:rPr>
          <w:rFonts w:asciiTheme="minorEastAsia" w:hAnsiTheme="minorEastAsia"/>
        </w:rPr>
        <w:t>呈現比賽過程中的關鍵事件，協助使用者在回放時對照每一</w:t>
      </w:r>
      <w:proofErr w:type="gramStart"/>
      <w:r w:rsidRPr="00075B83">
        <w:rPr>
          <w:rFonts w:asciiTheme="minorEastAsia" w:hAnsiTheme="minorEastAsia"/>
        </w:rPr>
        <w:t>桿</w:t>
      </w:r>
      <w:proofErr w:type="gramEnd"/>
      <w:r w:rsidRPr="00075B83">
        <w:rPr>
          <w:rFonts w:asciiTheme="minorEastAsia" w:hAnsiTheme="minorEastAsia"/>
        </w:rPr>
        <w:t>或每一回合的狀態變化。</w:t>
      </w:r>
      <w:r w:rsidRPr="00075B83">
        <w:rPr>
          <w:rFonts w:asciiTheme="minorEastAsia" w:hAnsiTheme="minorEastAsia"/>
        </w:rPr>
        <w:drawing>
          <wp:inline distT="0" distB="0" distL="0" distR="0" wp14:anchorId="1215E382" wp14:editId="0C8ECE37">
            <wp:extent cx="6120341" cy="2732315"/>
            <wp:effectExtent l="0" t="0" r="0" b="0"/>
            <wp:docPr id="12537310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1017" name=""/>
                    <pic:cNvPicPr/>
                  </pic:nvPicPr>
                  <pic:blipFill rotWithShape="1">
                    <a:blip r:embed="rId77"/>
                    <a:srcRect b="6066"/>
                    <a:stretch>
                      <a:fillRect/>
                    </a:stretch>
                  </pic:blipFill>
                  <pic:spPr bwMode="auto">
                    <a:xfrm>
                      <a:off x="0" y="0"/>
                      <a:ext cx="6126538" cy="2735082"/>
                    </a:xfrm>
                    <a:prstGeom prst="rect">
                      <a:avLst/>
                    </a:prstGeom>
                    <a:ln>
                      <a:noFill/>
                    </a:ln>
                    <a:extLst>
                      <a:ext uri="{53640926-AAD7-44D8-BBD7-CCE9431645EC}">
                        <a14:shadowObscured xmlns:a14="http://schemas.microsoft.com/office/drawing/2010/main"/>
                      </a:ext>
                    </a:extLst>
                  </pic:spPr>
                </pic:pic>
              </a:graphicData>
            </a:graphic>
          </wp:inline>
        </w:drawing>
      </w:r>
    </w:p>
    <w:p w14:paraId="448659E1" w14:textId="5D89DB3C" w:rsidR="00075B83" w:rsidRPr="00075B83" w:rsidRDefault="00075B83" w:rsidP="00075B83">
      <w:pPr>
        <w:spacing w:afterLines="50" w:after="120"/>
        <w:ind w:firstLineChars="200" w:firstLine="420"/>
        <w:jc w:val="center"/>
        <w:rPr>
          <w:rFonts w:asciiTheme="minorEastAsia" w:hAnsiTheme="minorEastAsia" w:hint="eastAsia"/>
          <w:sz w:val="20"/>
          <w:szCs w:val="20"/>
        </w:rPr>
      </w:pPr>
      <w:r w:rsidRPr="00075B83">
        <w:rPr>
          <w:rFonts w:asciiTheme="minorEastAsia" w:hAnsiTheme="minorEastAsia"/>
          <w:sz w:val="20"/>
          <w:szCs w:val="20"/>
        </w:rPr>
        <w:t>Figure 63 遊玩模式回放播放器畫面</w:t>
      </w:r>
    </w:p>
    <w:p w14:paraId="5F42310A" w14:textId="77777777" w:rsidR="00075B83" w:rsidRDefault="0091025D" w:rsidP="00075B83">
      <w:pPr>
        <w:spacing w:afterLines="50" w:after="120"/>
        <w:ind w:firstLineChars="200" w:firstLine="500"/>
        <w:rPr>
          <w:rFonts w:asciiTheme="minorEastAsia" w:hAnsiTheme="minorEastAsia" w:hint="eastAsia"/>
        </w:rPr>
      </w:pPr>
      <w:r w:rsidRPr="0091025D">
        <w:rPr>
          <w:rFonts w:asciiTheme="minorEastAsia" w:hAnsiTheme="minorEastAsia"/>
        </w:rPr>
        <w:lastRenderedPageBreak/>
        <w:t>練習模式回放記錄則用於查看單球練習與球型練習等訓練影片，如 Figure 6</w:t>
      </w:r>
      <w:r w:rsidR="00075B83">
        <w:rPr>
          <w:rFonts w:asciiTheme="minorEastAsia" w:hAnsiTheme="minorEastAsia" w:hint="eastAsia"/>
        </w:rPr>
        <w:t>4</w:t>
      </w:r>
      <w:r w:rsidRPr="0091025D">
        <w:rPr>
          <w:rFonts w:asciiTheme="minorEastAsia" w:hAnsiTheme="minorEastAsia"/>
        </w:rPr>
        <w:t xml:space="preserve"> 所示。系統會顯示練習記錄數量、本頁平均時長與最新記錄時間，並在清單中列出不同訓練類型、玩家名稱、影片時長與記錄時間。使用者可透過</w:t>
      </w:r>
      <w:proofErr w:type="gramStart"/>
      <w:r w:rsidRPr="0091025D">
        <w:rPr>
          <w:rFonts w:asciiTheme="minorEastAsia" w:hAnsiTheme="minorEastAsia"/>
        </w:rPr>
        <w:t>搜尋欄查找</w:t>
      </w:r>
      <w:proofErr w:type="gramEnd"/>
      <w:r w:rsidRPr="0091025D">
        <w:rPr>
          <w:rFonts w:asciiTheme="minorEastAsia" w:hAnsiTheme="minorEastAsia"/>
        </w:rPr>
        <w:t>特定玩家或遊戲 ID，也可依日期進行排序，以便快速找到需要檢討的練習片段。</w:t>
      </w:r>
    </w:p>
    <w:p w14:paraId="13F28AFC" w14:textId="30F5C2E2" w:rsidR="0091025D" w:rsidRDefault="00075B83" w:rsidP="00075B83">
      <w:pPr>
        <w:rPr>
          <w:rFonts w:asciiTheme="minorEastAsia" w:hAnsiTheme="minorEastAsia"/>
        </w:rPr>
      </w:pPr>
      <w:r w:rsidRPr="00075B83">
        <w:rPr>
          <w:rFonts w:asciiTheme="minorEastAsia" w:hAnsiTheme="minorEastAsia"/>
        </w:rPr>
        <w:drawing>
          <wp:inline distT="0" distB="0" distL="0" distR="0" wp14:anchorId="3392E205" wp14:editId="72A91DD9">
            <wp:extent cx="6120765" cy="3063240"/>
            <wp:effectExtent l="0" t="0" r="0" b="0"/>
            <wp:docPr id="17116597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9770" name=""/>
                    <pic:cNvPicPr/>
                  </pic:nvPicPr>
                  <pic:blipFill>
                    <a:blip r:embed="rId78"/>
                    <a:stretch>
                      <a:fillRect/>
                    </a:stretch>
                  </pic:blipFill>
                  <pic:spPr>
                    <a:xfrm>
                      <a:off x="0" y="0"/>
                      <a:ext cx="6120765" cy="3063240"/>
                    </a:xfrm>
                    <a:prstGeom prst="rect">
                      <a:avLst/>
                    </a:prstGeom>
                  </pic:spPr>
                </pic:pic>
              </a:graphicData>
            </a:graphic>
          </wp:inline>
        </w:drawing>
      </w:r>
    </w:p>
    <w:p w14:paraId="13E539A6" w14:textId="37EB1904" w:rsidR="00075B83" w:rsidRPr="0091025D" w:rsidRDefault="00075B83" w:rsidP="00075B83">
      <w:pPr>
        <w:spacing w:afterLines="50" w:after="120"/>
        <w:jc w:val="center"/>
        <w:rPr>
          <w:rFonts w:asciiTheme="minorEastAsia" w:hAnsiTheme="minorEastAsia" w:hint="eastAsia"/>
          <w:sz w:val="20"/>
          <w:szCs w:val="20"/>
        </w:rPr>
      </w:pPr>
      <w:r w:rsidRPr="00075B83">
        <w:rPr>
          <w:rFonts w:asciiTheme="minorEastAsia" w:hAnsiTheme="minorEastAsia"/>
          <w:sz w:val="20"/>
          <w:szCs w:val="20"/>
        </w:rPr>
        <w:t>Figure 64 練習模式回放記錄畫面</w:t>
      </w:r>
    </w:p>
    <w:p w14:paraId="5ACA9281" w14:textId="77777777" w:rsidR="0091025D" w:rsidRPr="0091025D" w:rsidRDefault="0091025D" w:rsidP="00075B83">
      <w:pPr>
        <w:spacing w:afterLines="50" w:after="120"/>
        <w:ind w:firstLineChars="200" w:firstLine="500"/>
        <w:rPr>
          <w:rFonts w:asciiTheme="minorEastAsia" w:hAnsiTheme="minorEastAsia"/>
        </w:rPr>
      </w:pPr>
      <w:r w:rsidRPr="0091025D">
        <w:rPr>
          <w:rFonts w:asciiTheme="minorEastAsia" w:hAnsiTheme="minorEastAsia"/>
        </w:rPr>
        <w:t>透過歷史回放功能，使用者可以回顧正式對戰與訓練過程中的實際操作情況，觀察擊球選擇、母球走位、失誤發生位置與練習成果變化。這些回放資料能與分析頁面的統計數據相互搭配，協助使用者從影片紀錄中找出技術問題，並作為後續訓練調整與能力改善的參考依據。</w:t>
      </w:r>
    </w:p>
    <w:p w14:paraId="305C3238" w14:textId="77777777" w:rsidR="002B1509" w:rsidRPr="002B1509" w:rsidRDefault="002B1509" w:rsidP="002B1509">
      <w:pPr>
        <w:spacing w:afterLines="50" w:after="120"/>
        <w:rPr>
          <w:rFonts w:asciiTheme="minorEastAsia" w:hAnsiTheme="minorEastAsia"/>
          <w:b/>
          <w:bCs/>
          <w:sz w:val="28"/>
          <w:szCs w:val="28"/>
        </w:rPr>
      </w:pPr>
      <w:r w:rsidRPr="002B1509">
        <w:rPr>
          <w:rFonts w:asciiTheme="minorEastAsia" w:hAnsiTheme="minorEastAsia"/>
          <w:b/>
          <w:bCs/>
          <w:sz w:val="28"/>
          <w:szCs w:val="28"/>
        </w:rPr>
        <w:t>(十一) AI Coach 功能展示</w:t>
      </w:r>
    </w:p>
    <w:p w14:paraId="5BFF6795" w14:textId="77777777" w:rsid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t>AI Coach 功能提供使用者在系統中即時詢問撞球相關問題，並依據目前球桌狀態、遊戲模式與偵測結果產生建議。使用者可從側邊功能列展開「AI 教練」選單，如 Figure 65 所示。此入口可讓使用者快速進入 AI Coach 功能，作為練習、對戰與系統操作時的即時輔助工具。</w:t>
      </w:r>
    </w:p>
    <w:p w14:paraId="6FBEA4F4" w14:textId="73190D12" w:rsidR="002B1509" w:rsidRDefault="002B1509" w:rsidP="002B1509">
      <w:pPr>
        <w:jc w:val="center"/>
        <w:rPr>
          <w:rFonts w:asciiTheme="minorEastAsia" w:hAnsiTheme="minorEastAsia"/>
        </w:rPr>
      </w:pPr>
      <w:r w:rsidRPr="002B1509">
        <w:rPr>
          <w:rFonts w:asciiTheme="minorEastAsia" w:hAnsiTheme="minorEastAsia"/>
        </w:rPr>
        <w:drawing>
          <wp:inline distT="0" distB="0" distL="0" distR="0" wp14:anchorId="23176F91" wp14:editId="551FC340">
            <wp:extent cx="2095682" cy="2187130"/>
            <wp:effectExtent l="0" t="0" r="0" b="3810"/>
            <wp:docPr id="2789310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1052" name=""/>
                    <pic:cNvPicPr/>
                  </pic:nvPicPr>
                  <pic:blipFill>
                    <a:blip r:embed="rId79"/>
                    <a:stretch>
                      <a:fillRect/>
                    </a:stretch>
                  </pic:blipFill>
                  <pic:spPr>
                    <a:xfrm>
                      <a:off x="0" y="0"/>
                      <a:ext cx="2095682" cy="2187130"/>
                    </a:xfrm>
                    <a:prstGeom prst="rect">
                      <a:avLst/>
                    </a:prstGeom>
                  </pic:spPr>
                </pic:pic>
              </a:graphicData>
            </a:graphic>
          </wp:inline>
        </w:drawing>
      </w:r>
    </w:p>
    <w:p w14:paraId="0C299470" w14:textId="68C001E3" w:rsidR="002B1509" w:rsidRPr="002B1509" w:rsidRDefault="002B1509" w:rsidP="002B1509">
      <w:pPr>
        <w:spacing w:afterLines="50" w:after="120"/>
        <w:jc w:val="center"/>
        <w:rPr>
          <w:rFonts w:asciiTheme="minorEastAsia" w:hAnsiTheme="minorEastAsia" w:hint="eastAsia"/>
          <w:sz w:val="20"/>
          <w:szCs w:val="20"/>
        </w:rPr>
      </w:pPr>
      <w:r w:rsidRPr="002B1509">
        <w:rPr>
          <w:rFonts w:asciiTheme="minorEastAsia" w:hAnsiTheme="minorEastAsia"/>
          <w:sz w:val="20"/>
          <w:szCs w:val="20"/>
        </w:rPr>
        <w:t>Figure 65 AI Coach 側邊功能列入口畫面</w:t>
      </w:r>
    </w:p>
    <w:p w14:paraId="7035A5C7" w14:textId="77777777" w:rsid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lastRenderedPageBreak/>
        <w:t>展開 AI Coach 選單後，系統會顯示「新增對話」與目前的對話列表，如 Figure 66 所示。使用者可點選「新增對話」建立新的聊天紀錄，開始與 AI Coach 進行問答互動。若尚未建立任何對話，列表會顯示尚無對話狀態；建立後的對話會保留在</w:t>
      </w:r>
      <w:proofErr w:type="gramStart"/>
      <w:r w:rsidRPr="002B1509">
        <w:rPr>
          <w:rFonts w:asciiTheme="minorEastAsia" w:hAnsiTheme="minorEastAsia"/>
        </w:rPr>
        <w:t>側邊欄中</w:t>
      </w:r>
      <w:proofErr w:type="gramEnd"/>
      <w:r w:rsidRPr="002B1509">
        <w:rPr>
          <w:rFonts w:asciiTheme="minorEastAsia" w:hAnsiTheme="minorEastAsia"/>
        </w:rPr>
        <w:t>，方便使用者日後繼續查看或接續先前的聊天內容。</w:t>
      </w:r>
    </w:p>
    <w:p w14:paraId="3FC7F8F4" w14:textId="63477A41" w:rsidR="002B1509" w:rsidRDefault="002B1509" w:rsidP="002B1509">
      <w:pPr>
        <w:rPr>
          <w:rFonts w:asciiTheme="minorEastAsia" w:hAnsiTheme="minorEastAsia"/>
        </w:rPr>
      </w:pPr>
      <w:r w:rsidRPr="002B1509">
        <w:rPr>
          <w:rFonts w:asciiTheme="minorEastAsia" w:hAnsiTheme="minorEastAsia"/>
        </w:rPr>
        <w:drawing>
          <wp:inline distT="0" distB="0" distL="0" distR="0" wp14:anchorId="482A0626" wp14:editId="65705E8F">
            <wp:extent cx="6120765" cy="3452495"/>
            <wp:effectExtent l="0" t="0" r="0" b="0"/>
            <wp:docPr id="3164888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88816" name=""/>
                    <pic:cNvPicPr/>
                  </pic:nvPicPr>
                  <pic:blipFill>
                    <a:blip r:embed="rId80"/>
                    <a:stretch>
                      <a:fillRect/>
                    </a:stretch>
                  </pic:blipFill>
                  <pic:spPr>
                    <a:xfrm>
                      <a:off x="0" y="0"/>
                      <a:ext cx="6120765" cy="3452495"/>
                    </a:xfrm>
                    <a:prstGeom prst="rect">
                      <a:avLst/>
                    </a:prstGeom>
                  </pic:spPr>
                </pic:pic>
              </a:graphicData>
            </a:graphic>
          </wp:inline>
        </w:drawing>
      </w:r>
    </w:p>
    <w:p w14:paraId="4EDED578" w14:textId="17D0BADD" w:rsidR="002B1509" w:rsidRPr="002B1509" w:rsidRDefault="002B1509" w:rsidP="002B1509">
      <w:pPr>
        <w:spacing w:afterLines="50" w:after="120"/>
        <w:jc w:val="center"/>
        <w:rPr>
          <w:rFonts w:asciiTheme="minorEastAsia" w:hAnsiTheme="minorEastAsia" w:hint="eastAsia"/>
          <w:sz w:val="20"/>
          <w:szCs w:val="20"/>
        </w:rPr>
      </w:pPr>
      <w:r w:rsidRPr="002B1509">
        <w:rPr>
          <w:rFonts w:asciiTheme="minorEastAsia" w:hAnsiTheme="minorEastAsia"/>
          <w:sz w:val="20"/>
          <w:szCs w:val="20"/>
        </w:rPr>
        <w:t>Figure 66 AI Coach 新增對話與對話列表畫面</w:t>
      </w:r>
    </w:p>
    <w:p w14:paraId="5525BDA6" w14:textId="6F2A91F9" w:rsid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t>當使用者建立或選擇既有對話後，系統會將對話保存在</w:t>
      </w:r>
      <w:proofErr w:type="gramStart"/>
      <w:r w:rsidRPr="002B1509">
        <w:rPr>
          <w:rFonts w:asciiTheme="minorEastAsia" w:hAnsiTheme="minorEastAsia"/>
        </w:rPr>
        <w:t>側邊欄中</w:t>
      </w:r>
      <w:proofErr w:type="gramEnd"/>
      <w:r w:rsidRPr="002B1509">
        <w:rPr>
          <w:rFonts w:asciiTheme="minorEastAsia" w:hAnsiTheme="minorEastAsia"/>
        </w:rPr>
        <w:t>，並以時間或自訂名稱顯示，如 Figure 67 所示。使用者可透過更多選單對單一對話進行重新命名、</w:t>
      </w:r>
      <w:proofErr w:type="gramStart"/>
      <w:r w:rsidRPr="002B1509">
        <w:rPr>
          <w:rFonts w:asciiTheme="minorEastAsia" w:hAnsiTheme="minorEastAsia"/>
        </w:rPr>
        <w:t>置頂或</w:t>
      </w:r>
      <w:proofErr w:type="gramEnd"/>
      <w:r w:rsidRPr="002B1509">
        <w:rPr>
          <w:rFonts w:asciiTheme="minorEastAsia" w:hAnsiTheme="minorEastAsia"/>
        </w:rPr>
        <w:t>刪除，方便整理不同練習、對戰或即時影像分析情境下的詢問紀錄。</w:t>
      </w:r>
    </w:p>
    <w:p w14:paraId="5747BF6A" w14:textId="4B51BFB3" w:rsidR="002B1509" w:rsidRDefault="002B1509" w:rsidP="002B1509">
      <w:pPr>
        <w:ind w:firstLineChars="200" w:firstLine="480"/>
        <w:jc w:val="center"/>
        <w:rPr>
          <w:rFonts w:asciiTheme="minorEastAsia" w:hAnsiTheme="minorEastAsia"/>
        </w:rPr>
      </w:pPr>
      <w:r w:rsidRPr="002B1509">
        <w:rPr>
          <w:rFonts w:asciiTheme="minorEastAsia" w:hAnsiTheme="minorEastAsia"/>
        </w:rPr>
        <w:drawing>
          <wp:inline distT="0" distB="0" distL="0" distR="0" wp14:anchorId="1A34012F" wp14:editId="581E22AB">
            <wp:extent cx="2095682" cy="1844200"/>
            <wp:effectExtent l="0" t="0" r="0" b="3810"/>
            <wp:docPr id="21182921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2172" name=""/>
                    <pic:cNvPicPr/>
                  </pic:nvPicPr>
                  <pic:blipFill>
                    <a:blip r:embed="rId81"/>
                    <a:stretch>
                      <a:fillRect/>
                    </a:stretch>
                  </pic:blipFill>
                  <pic:spPr>
                    <a:xfrm>
                      <a:off x="0" y="0"/>
                      <a:ext cx="2095682" cy="1844200"/>
                    </a:xfrm>
                    <a:prstGeom prst="rect">
                      <a:avLst/>
                    </a:prstGeom>
                  </pic:spPr>
                </pic:pic>
              </a:graphicData>
            </a:graphic>
          </wp:inline>
        </w:drawing>
      </w:r>
    </w:p>
    <w:p w14:paraId="4968096C" w14:textId="0D0B2A09" w:rsidR="002B1509" w:rsidRPr="002B1509" w:rsidRDefault="002B1509" w:rsidP="002B1509">
      <w:pPr>
        <w:spacing w:afterLines="50" w:after="120"/>
        <w:ind w:firstLineChars="200" w:firstLine="420"/>
        <w:jc w:val="center"/>
        <w:rPr>
          <w:rFonts w:asciiTheme="minorEastAsia" w:hAnsiTheme="minorEastAsia" w:hint="eastAsia"/>
          <w:sz w:val="20"/>
          <w:szCs w:val="20"/>
        </w:rPr>
      </w:pPr>
      <w:r w:rsidRPr="002B1509">
        <w:rPr>
          <w:rFonts w:asciiTheme="minorEastAsia" w:hAnsiTheme="minorEastAsia"/>
          <w:sz w:val="20"/>
          <w:szCs w:val="20"/>
        </w:rPr>
        <w:t>Figure 67 AI Coach 對話管理選單畫面</w:t>
      </w:r>
    </w:p>
    <w:p w14:paraId="3282624F" w14:textId="77777777" w:rsidR="002B1509" w:rsidRP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t>進入 AI Coach 對話畫面後，使用者可以透過文字輸入與 AI Coach 進行即時問答，如 Figure 68 所示。對話內容可包含目前球局分析、九號球規則說明、球桌校正設定、下一</w:t>
      </w:r>
      <w:proofErr w:type="gramStart"/>
      <w:r w:rsidRPr="002B1509">
        <w:rPr>
          <w:rFonts w:asciiTheme="minorEastAsia" w:hAnsiTheme="minorEastAsia"/>
        </w:rPr>
        <w:t>桿</w:t>
      </w:r>
      <w:proofErr w:type="gramEnd"/>
      <w:r w:rsidRPr="002B1509">
        <w:rPr>
          <w:rFonts w:asciiTheme="minorEastAsia" w:hAnsiTheme="minorEastAsia"/>
        </w:rPr>
        <w:t>擊球建議，以及一般撞球知識詢問。系統會將使用者提出的問題與 AI Coach 回覆保留在同一</w:t>
      </w:r>
      <w:proofErr w:type="gramStart"/>
      <w:r w:rsidRPr="002B1509">
        <w:rPr>
          <w:rFonts w:asciiTheme="minorEastAsia" w:hAnsiTheme="minorEastAsia"/>
        </w:rPr>
        <w:t>個</w:t>
      </w:r>
      <w:proofErr w:type="gramEnd"/>
      <w:r w:rsidRPr="002B1509">
        <w:rPr>
          <w:rFonts w:asciiTheme="minorEastAsia" w:hAnsiTheme="minorEastAsia"/>
        </w:rPr>
        <w:t>對話紀錄中，讓使用者能連續追問並回顧先前的討論內容。</w:t>
      </w:r>
    </w:p>
    <w:p w14:paraId="4F024897" w14:textId="77777777" w:rsidR="002B1509" w:rsidRP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t>在對話過程中，AI Coach 會結合 YOLO 辨識結果判斷目前球桌狀態，包括母球位置、目標球位置、剩餘球分布、球桌</w:t>
      </w:r>
      <w:proofErr w:type="gramStart"/>
      <w:r w:rsidRPr="002B1509">
        <w:rPr>
          <w:rFonts w:asciiTheme="minorEastAsia" w:hAnsiTheme="minorEastAsia"/>
        </w:rPr>
        <w:t>邊界與袋口</w:t>
      </w:r>
      <w:proofErr w:type="gramEnd"/>
      <w:r w:rsidRPr="002B1509">
        <w:rPr>
          <w:rFonts w:asciiTheme="minorEastAsia" w:hAnsiTheme="minorEastAsia"/>
        </w:rPr>
        <w:t>位置等資訊。使用者可詢問目前是否有適合的進攻路線、九號球的合法擊球順序、球桌邊框校正應到哪裡設定，或其他撞球相關問</w:t>
      </w:r>
      <w:r w:rsidRPr="002B1509">
        <w:rPr>
          <w:rFonts w:asciiTheme="minorEastAsia" w:hAnsiTheme="minorEastAsia"/>
        </w:rPr>
        <w:lastRenderedPageBreak/>
        <w:t>題。AI Coach 會依據 YOLO 偵測到的球體資訊與使用者問題，回覆目前狀態、規則重點、操作位置或建議方向，協助使用者在練習與對戰時快速取得參考資訊。</w:t>
      </w:r>
    </w:p>
    <w:p w14:paraId="25A7A52B" w14:textId="77777777" w:rsidR="002B1509" w:rsidRPr="002B1509" w:rsidRDefault="002B1509" w:rsidP="002B1509">
      <w:pPr>
        <w:spacing w:afterLines="50" w:after="120"/>
        <w:ind w:firstLineChars="200" w:firstLine="500"/>
        <w:rPr>
          <w:rFonts w:asciiTheme="minorEastAsia" w:hAnsiTheme="minorEastAsia"/>
        </w:rPr>
      </w:pPr>
      <w:r w:rsidRPr="002B1509">
        <w:rPr>
          <w:rFonts w:asciiTheme="minorEastAsia" w:hAnsiTheme="minorEastAsia"/>
        </w:rPr>
        <w:t>AI Coach 也提供「產生建議」功能。使用者點選後，系統會依據 YOLO 辨識到的球桌畫面與目前可取得的偵測結果，自動產生一段分析建議。若目前球局已有可判斷的目標球與路徑資訊，AI Coach 會說明建議擊球方向、目標球選擇、力道控制或走位注意事項；若系統判斷缺少可靠路徑或偵測條件不足，也會提醒使用者調整球桌校正、偵測狀態或改以較保守的打法進行練習。</w:t>
      </w:r>
    </w:p>
    <w:p w14:paraId="15E23A84" w14:textId="22EB85DD" w:rsidR="00192E23" w:rsidRDefault="00192E23" w:rsidP="00192E23">
      <w:pPr>
        <w:rPr>
          <w:rFonts w:asciiTheme="minorEastAsia" w:hAnsiTheme="minorEastAsia"/>
        </w:rPr>
      </w:pPr>
      <w:r w:rsidRPr="00192E23">
        <w:rPr>
          <w:rFonts w:asciiTheme="minorEastAsia" w:hAnsiTheme="minorEastAsia"/>
        </w:rPr>
        <w:drawing>
          <wp:inline distT="0" distB="0" distL="0" distR="0" wp14:anchorId="17681E76" wp14:editId="5F172CFB">
            <wp:extent cx="6120765" cy="2994025"/>
            <wp:effectExtent l="0" t="0" r="0" b="0"/>
            <wp:docPr id="2122746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4691" name=""/>
                    <pic:cNvPicPr/>
                  </pic:nvPicPr>
                  <pic:blipFill>
                    <a:blip r:embed="rId82"/>
                    <a:stretch>
                      <a:fillRect/>
                    </a:stretch>
                  </pic:blipFill>
                  <pic:spPr>
                    <a:xfrm>
                      <a:off x="0" y="0"/>
                      <a:ext cx="6120765" cy="2994025"/>
                    </a:xfrm>
                    <a:prstGeom prst="rect">
                      <a:avLst/>
                    </a:prstGeom>
                  </pic:spPr>
                </pic:pic>
              </a:graphicData>
            </a:graphic>
          </wp:inline>
        </w:drawing>
      </w:r>
    </w:p>
    <w:p w14:paraId="2A623982" w14:textId="77777777" w:rsidR="00192E23" w:rsidRPr="00192E23" w:rsidRDefault="00192E23" w:rsidP="00192E23">
      <w:pPr>
        <w:spacing w:afterLines="50" w:after="120"/>
        <w:jc w:val="center"/>
        <w:rPr>
          <w:rFonts w:asciiTheme="minorEastAsia" w:hAnsiTheme="minorEastAsia"/>
          <w:sz w:val="20"/>
          <w:szCs w:val="20"/>
        </w:rPr>
      </w:pPr>
      <w:r w:rsidRPr="00192E23">
        <w:rPr>
          <w:rFonts w:asciiTheme="minorEastAsia" w:hAnsiTheme="minorEastAsia"/>
          <w:sz w:val="20"/>
          <w:szCs w:val="20"/>
        </w:rPr>
        <w:t>Figure 68 AI Coach 即時影像分析與對話畫面</w:t>
      </w:r>
    </w:p>
    <w:p w14:paraId="5E0F9914" w14:textId="77777777" w:rsidR="0091025D" w:rsidRPr="0091025D" w:rsidRDefault="0091025D" w:rsidP="0091025D">
      <w:pPr>
        <w:spacing w:afterLines="50" w:after="120"/>
        <w:rPr>
          <w:rFonts w:asciiTheme="minorEastAsia" w:hAnsiTheme="minorEastAsia" w:hint="eastAsia"/>
        </w:rPr>
      </w:pPr>
    </w:p>
    <w:p w14:paraId="4E218014" w14:textId="0FEB0EBB" w:rsidR="00852EA6" w:rsidRPr="00EA6B66" w:rsidRDefault="00852EA6" w:rsidP="00852EA6">
      <w:pPr>
        <w:spacing w:afterLines="50" w:after="120"/>
        <w:rPr>
          <w:rFonts w:asciiTheme="minorEastAsia" w:hAnsiTheme="minorEastAsia"/>
          <w:b/>
          <w:bCs/>
          <w:sz w:val="32"/>
          <w:szCs w:val="32"/>
        </w:rPr>
      </w:pPr>
      <w:r w:rsidRPr="00EA6B66">
        <w:rPr>
          <w:rFonts w:asciiTheme="minorEastAsia" w:hAnsiTheme="minorEastAsia" w:hint="eastAsia"/>
          <w:b/>
          <w:bCs/>
          <w:sz w:val="32"/>
          <w:szCs w:val="32"/>
        </w:rPr>
        <w:t>八、問題討論與限制</w:t>
      </w:r>
    </w:p>
    <w:p w14:paraId="763B5967"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本專題已完成撞球即時分析與策略輔助系統之主要功能，包含即時影像擷取、YOLO 球體偵測、路徑規劃、投影輔助、練習與比賽模式、錄影回放、AI Coach 輔助建議，以及手機端 PWA 行動介面等功能。透過前後端分離與模組化設計，系統已能將影像辨識結果轉換為桌面端監控畫面、投影畫面、AI 建議與手機端資料服務。然而，在實際開發、測試與展示過程中，仍可觀察到若干限制與待改善之處。這些限制主要來自實體環境變化、影像辨識條件、物理模型假設、硬體效能、網路連線與資料整合等因素。</w:t>
      </w:r>
    </w:p>
    <w:p w14:paraId="5DE1B1F6"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本章針對目前系統之問題與限制進行討論，並說明其對系統使用情境可能造成的影響。透過整理這些限制，可作為後續系統優化、功能擴充與未來研究方向之依據。</w:t>
      </w:r>
    </w:p>
    <w:p w14:paraId="367519C9"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w:t>
      </w:r>
      <w:proofErr w:type="gramStart"/>
      <w:r w:rsidRPr="00852EA6">
        <w:rPr>
          <w:rFonts w:asciiTheme="minorEastAsia" w:hAnsiTheme="minorEastAsia" w:hint="eastAsia"/>
          <w:b/>
          <w:bCs/>
          <w:sz w:val="28"/>
          <w:szCs w:val="28"/>
        </w:rPr>
        <w:t>一</w:t>
      </w:r>
      <w:proofErr w:type="gramEnd"/>
      <w:r w:rsidRPr="00852EA6">
        <w:rPr>
          <w:rFonts w:asciiTheme="minorEastAsia" w:hAnsiTheme="minorEastAsia" w:hint="eastAsia"/>
          <w:b/>
          <w:bCs/>
          <w:sz w:val="28"/>
          <w:szCs w:val="28"/>
        </w:rPr>
        <w:t>) 影像辨識受環境條件影響</w:t>
      </w:r>
    </w:p>
    <w:p w14:paraId="456B11AE"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本系統以攝影機取得球桌影像，並透過 YOLO 模型進行球體辨識。此方法的優點在於能以相對即時的方式取得母球、目標球與其他球體的位置資訊，並提供後續路徑規劃與投影輔助使用。然而，影像辨識結果容易受到實際場地環境影響，例如光線亮度、陰影分布、球體反光、攝影機角度、球體遮擋、桌布顏色與背景干擾等因素，皆可能影響模型對球體位置與類別的判斷。</w:t>
      </w:r>
    </w:p>
    <w:p w14:paraId="37921C00"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lastRenderedPageBreak/>
        <w:t>在撞球場景中，球體表面具有反光特性，若燈光角度不佳，白球或亮色球可能產生高光區域，使模型或後續顏色分析產生誤判。</w:t>
      </w:r>
      <w:proofErr w:type="gramStart"/>
      <w:r w:rsidRPr="00852EA6">
        <w:rPr>
          <w:rFonts w:asciiTheme="minorEastAsia" w:hAnsiTheme="minorEastAsia" w:hint="eastAsia"/>
        </w:rPr>
        <w:t>此外，</w:t>
      </w:r>
      <w:proofErr w:type="gramEnd"/>
      <w:r w:rsidRPr="00852EA6">
        <w:rPr>
          <w:rFonts w:asciiTheme="minorEastAsia" w:hAnsiTheme="minorEastAsia" w:hint="eastAsia"/>
        </w:rPr>
        <w:t>當多顆球距離</w:t>
      </w:r>
      <w:proofErr w:type="gramStart"/>
      <w:r w:rsidRPr="00852EA6">
        <w:rPr>
          <w:rFonts w:asciiTheme="minorEastAsia" w:hAnsiTheme="minorEastAsia" w:hint="eastAsia"/>
        </w:rPr>
        <w:t>過近或部分</w:t>
      </w:r>
      <w:proofErr w:type="gramEnd"/>
      <w:r w:rsidRPr="00852EA6">
        <w:rPr>
          <w:rFonts w:asciiTheme="minorEastAsia" w:hAnsiTheme="minorEastAsia" w:hint="eastAsia"/>
        </w:rPr>
        <w:t>重疊時，球體邊界可能不明顯，導致模型</w:t>
      </w:r>
      <w:proofErr w:type="gramStart"/>
      <w:r w:rsidRPr="00852EA6">
        <w:rPr>
          <w:rFonts w:asciiTheme="minorEastAsia" w:hAnsiTheme="minorEastAsia" w:hint="eastAsia"/>
        </w:rPr>
        <w:t>出現漏判或</w:t>
      </w:r>
      <w:proofErr w:type="gramEnd"/>
      <w:r w:rsidRPr="00852EA6">
        <w:rPr>
          <w:rFonts w:asciiTheme="minorEastAsia" w:hAnsiTheme="minorEastAsia" w:hint="eastAsia"/>
        </w:rPr>
        <w:t>邊界框偏移。若球體偵測結果不穩定，後續路徑規劃、投影輔助與 AI Coach 建議都可能受到影響，因為這些模組皆依賴球體位置作為輸入資料。</w:t>
      </w:r>
    </w:p>
    <w:p w14:paraId="7B48F307"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 xml:space="preserve">目前系統透過攝影機參數調整、球桌區域設定、顏色校正、Overlay </w:t>
      </w:r>
      <w:proofErr w:type="gramStart"/>
      <w:r w:rsidRPr="00852EA6">
        <w:rPr>
          <w:rFonts w:asciiTheme="minorEastAsia" w:hAnsiTheme="minorEastAsia" w:hint="eastAsia"/>
        </w:rPr>
        <w:t>顯示與串流</w:t>
      </w:r>
      <w:proofErr w:type="gramEnd"/>
      <w:r w:rsidRPr="00852EA6">
        <w:rPr>
          <w:rFonts w:asciiTheme="minorEastAsia" w:hAnsiTheme="minorEastAsia" w:hint="eastAsia"/>
        </w:rPr>
        <w:t>品質調整等方式，協助操作人員在不同環境下進行調整。Overlay 顯示可讓使用者直接檢查辨識框、球號與輔助線是否合理，若發現偏移或誤判，即可調整攝影機角度、光線條件或相關參數。然而，這些方式仍需要一定程度的人工校正。未來若要提升系統在不同場地中的穩定性，可進一步增加資料集多樣性，納入不同燈光、桌布顏色、攝影機角度與球體遮擋情境，以提升模型泛化能力。</w:t>
      </w:r>
    </w:p>
    <w:p w14:paraId="38A05B3D"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(二) 軌跡預測模型仍屬簡化物理模型</w:t>
      </w:r>
    </w:p>
    <w:p w14:paraId="7AD90B33"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本系統在路徑規劃與策略輔助方面，主要依據球體位置、袋口位置、障礙球狀態與基本幾何關係產生候選擊球路線，並以簡化物理模型</w:t>
      </w:r>
      <w:proofErr w:type="gramStart"/>
      <w:r w:rsidRPr="00852EA6">
        <w:rPr>
          <w:rFonts w:asciiTheme="minorEastAsia" w:hAnsiTheme="minorEastAsia" w:hint="eastAsia"/>
        </w:rPr>
        <w:t>推估母球</w:t>
      </w:r>
      <w:proofErr w:type="gramEnd"/>
      <w:r w:rsidRPr="00852EA6">
        <w:rPr>
          <w:rFonts w:asciiTheme="minorEastAsia" w:hAnsiTheme="minorEastAsia" w:hint="eastAsia"/>
        </w:rPr>
        <w:t>與目標球碰撞後的方向。此方法可在系統初期提供較直觀的輔助線與擊球方向參考，適合用於基礎訓練與路線理解。然而，實際撞球運動受到多種物理因素影響，並非單純依靠理想彈性碰撞即可完整描述。</w:t>
      </w:r>
    </w:p>
    <w:p w14:paraId="738F8DC6"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實際擊球結果會受到擊球力度、球體旋轉、球</w:t>
      </w:r>
      <w:proofErr w:type="gramStart"/>
      <w:r w:rsidRPr="00852EA6">
        <w:rPr>
          <w:rFonts w:asciiTheme="minorEastAsia" w:hAnsiTheme="minorEastAsia" w:hint="eastAsia"/>
        </w:rPr>
        <w:t>桿</w:t>
      </w:r>
      <w:proofErr w:type="gramEnd"/>
      <w:r w:rsidRPr="00852EA6">
        <w:rPr>
          <w:rFonts w:asciiTheme="minorEastAsia" w:hAnsiTheme="minorEastAsia" w:hint="eastAsia"/>
        </w:rPr>
        <w:t>角度、桌布摩擦、</w:t>
      </w:r>
      <w:proofErr w:type="gramStart"/>
      <w:r w:rsidRPr="00852EA6">
        <w:rPr>
          <w:rFonts w:asciiTheme="minorEastAsia" w:hAnsiTheme="minorEastAsia" w:hint="eastAsia"/>
        </w:rPr>
        <w:t>膠邊反彈</w:t>
      </w:r>
      <w:proofErr w:type="gramEnd"/>
      <w:r w:rsidRPr="00852EA6">
        <w:rPr>
          <w:rFonts w:asciiTheme="minorEastAsia" w:hAnsiTheme="minorEastAsia" w:hint="eastAsia"/>
        </w:rPr>
        <w:t>、球體碰撞損失與母球走位控制等因素影響。若系統未完整納入這些因素，則輔助線所呈現的路線可能與實際球路存在差異。因此，目前系統產生的軌跡與策略建議較適合作為輔助參考，而不宜被視為完全準確的物理預測結果。</w:t>
      </w:r>
    </w:p>
    <w:p w14:paraId="653ED4A5"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此限制在進階玩家或比賽情境中會更加明顯。進階擊球常需考量母球旋轉、拉</w:t>
      </w:r>
      <w:proofErr w:type="gramStart"/>
      <w:r w:rsidRPr="00852EA6">
        <w:rPr>
          <w:rFonts w:asciiTheme="minorEastAsia" w:hAnsiTheme="minorEastAsia" w:hint="eastAsia"/>
        </w:rPr>
        <w:t>桿</w:t>
      </w:r>
      <w:proofErr w:type="gramEnd"/>
      <w:r w:rsidRPr="00852EA6">
        <w:rPr>
          <w:rFonts w:asciiTheme="minorEastAsia" w:hAnsiTheme="minorEastAsia" w:hint="eastAsia"/>
        </w:rPr>
        <w:t>、推桿、側旋與走位控制，這些因素會明顯改變母球碰撞後路徑。若系統僅以簡化模型判斷最佳路線，可能無法完全反映真實擊球策略。未來可進一步導入更完整的物理模擬，例如加入摩擦係數、旋轉參數、擊球力度估計</w:t>
      </w:r>
      <w:proofErr w:type="gramStart"/>
      <w:r w:rsidRPr="00852EA6">
        <w:rPr>
          <w:rFonts w:asciiTheme="minorEastAsia" w:hAnsiTheme="minorEastAsia" w:hint="eastAsia"/>
        </w:rPr>
        <w:t>與膠邊反彈</w:t>
      </w:r>
      <w:proofErr w:type="gramEnd"/>
      <w:r w:rsidRPr="00852EA6">
        <w:rPr>
          <w:rFonts w:asciiTheme="minorEastAsia" w:hAnsiTheme="minorEastAsia" w:hint="eastAsia"/>
        </w:rPr>
        <w:t>模型，並透過實際擊球資料校正模型，使系統產生的路徑建議更接近真實球路。</w:t>
      </w:r>
    </w:p>
    <w:p w14:paraId="3670B78D"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(三) 投影校正受設備位置與場地條件限制</w:t>
      </w:r>
    </w:p>
    <w:p w14:paraId="1D3E6E7F"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 xml:space="preserve">投影輔助是本系統的重要特色之一，其目標是將數位分析結果直接呈現在實體球桌上，使使用者能在球桌上看到輔助線、目標點與練習提示。為達成此功能，系統需建立攝影機畫面座標與投影畫面座標之間的對應關係，並透過 </w:t>
      </w:r>
      <w:proofErr w:type="spellStart"/>
      <w:r w:rsidRPr="00852EA6">
        <w:rPr>
          <w:rFonts w:asciiTheme="minorEastAsia" w:hAnsiTheme="minorEastAsia" w:hint="eastAsia"/>
        </w:rPr>
        <w:t>Homography</w:t>
      </w:r>
      <w:proofErr w:type="spellEnd"/>
      <w:r w:rsidRPr="00852EA6">
        <w:rPr>
          <w:rFonts w:asciiTheme="minorEastAsia" w:hAnsiTheme="minorEastAsia" w:hint="eastAsia"/>
        </w:rPr>
        <w:t xml:space="preserve"> 等方式進行座標轉換。然而，此流程高度依賴攝影機、投影機與球桌之間的相對位置穩定。</w:t>
      </w:r>
    </w:p>
    <w:p w14:paraId="7F21C28B"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若攝影機角度、投影機位置或球桌位置在使用過程中發生變化，原本建立的座標轉換關係可能失效，導致投影出的輔助線與實際球桌位置不一致。例如，投影線可能偏離目標</w:t>
      </w:r>
      <w:proofErr w:type="gramStart"/>
      <w:r w:rsidRPr="00852EA6">
        <w:rPr>
          <w:rFonts w:asciiTheme="minorEastAsia" w:hAnsiTheme="minorEastAsia" w:hint="eastAsia"/>
        </w:rPr>
        <w:t>球或袋口</w:t>
      </w:r>
      <w:proofErr w:type="gramEnd"/>
      <w:r w:rsidRPr="00852EA6">
        <w:rPr>
          <w:rFonts w:asciiTheme="minorEastAsia" w:hAnsiTheme="minorEastAsia" w:hint="eastAsia"/>
        </w:rPr>
        <w:t>位置，使使用者在實際擊球時產生誤判。此問題在設備需要移動、場地臨時架設或展示環境不固定時更容易發生。</w:t>
      </w:r>
    </w:p>
    <w:p w14:paraId="4D31487B"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目前系統透過投影校正流程建立座標映射，並可透過校正標記與投影畫面確認對位結果。此方式能在設備固定的情況下提供較穩定的投影效果，但仍需要操作人員具備基本校正操作能力。未來可進一步改善自動校正流程，例如加入更明確的校正誤差提示、</w:t>
      </w:r>
      <w:r w:rsidRPr="00852EA6">
        <w:rPr>
          <w:rFonts w:asciiTheme="minorEastAsia" w:hAnsiTheme="minorEastAsia" w:hint="eastAsia"/>
        </w:rPr>
        <w:lastRenderedPageBreak/>
        <w:t>校正結果評分、快速重新校正機制，或利用固定標記自動檢查投影偏移，降低使用者在不同場地部署時的操作負擔。</w:t>
      </w:r>
    </w:p>
    <w:p w14:paraId="76B6656E"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(四) 即時系統效能與硬體資源限制</w:t>
      </w:r>
    </w:p>
    <w:p w14:paraId="4E5E297E"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本系統需同時處理多項高負載工作，包括攝影機影像擷取、YOLO 模型推論、影像編碼、MJPEG 串流、WebSocket metadata 傳輸、投影畫面產生、錄影保存與 AI Coach 資料整理。這些工作對 CPU、GPU、記憶體與網路傳輸皆有一定需求。若執行環境硬體效能不足，可能導致影像延遲、</w:t>
      </w:r>
      <w:proofErr w:type="gramStart"/>
      <w:r w:rsidRPr="00852EA6">
        <w:rPr>
          <w:rFonts w:asciiTheme="minorEastAsia" w:hAnsiTheme="minorEastAsia" w:hint="eastAsia"/>
        </w:rPr>
        <w:t>辨識幀率下降</w:t>
      </w:r>
      <w:proofErr w:type="gramEnd"/>
      <w:r w:rsidRPr="00852EA6">
        <w:rPr>
          <w:rFonts w:asciiTheme="minorEastAsia" w:hAnsiTheme="minorEastAsia" w:hint="eastAsia"/>
        </w:rPr>
        <w:t>、串流不穩定或操作介面反應變慢。</w:t>
      </w:r>
    </w:p>
    <w:p w14:paraId="0D6A9C6B"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在即時影像分析系統中，延遲會直接影響使用體驗。若使用者看到的畫面與實際球桌狀態存在明顯時間差，則輔助線與策略建議的參考價值會下降。同時，若 YOLO 推論速度不足，球體位置更新頻率降低，系統可能無法及時反映擊球後的球局變化。錄影</w:t>
      </w:r>
      <w:proofErr w:type="gramStart"/>
      <w:r w:rsidRPr="00852EA6">
        <w:rPr>
          <w:rFonts w:asciiTheme="minorEastAsia" w:hAnsiTheme="minorEastAsia" w:hint="eastAsia"/>
        </w:rPr>
        <w:t>與串流若</w:t>
      </w:r>
      <w:proofErr w:type="gramEnd"/>
      <w:r w:rsidRPr="00852EA6">
        <w:rPr>
          <w:rFonts w:asciiTheme="minorEastAsia" w:hAnsiTheme="minorEastAsia" w:hint="eastAsia"/>
        </w:rPr>
        <w:t>同時進行，也可能增加 I/O 與影像編碼負擔。</w:t>
      </w:r>
    </w:p>
    <w:p w14:paraId="4DFF7FF3"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目前系統透過非同步事件處理、執行</w:t>
      </w:r>
      <w:proofErr w:type="gramStart"/>
      <w:r w:rsidRPr="00852EA6">
        <w:rPr>
          <w:rFonts w:asciiTheme="minorEastAsia" w:hAnsiTheme="minorEastAsia" w:hint="eastAsia"/>
        </w:rPr>
        <w:t>緒</w:t>
      </w:r>
      <w:proofErr w:type="gramEnd"/>
      <w:r w:rsidRPr="00852EA6">
        <w:rPr>
          <w:rFonts w:asciiTheme="minorEastAsia" w:hAnsiTheme="minorEastAsia" w:hint="eastAsia"/>
        </w:rPr>
        <w:t>池、影像串流與控制資料分離、串流品質調整等方式降低負載。使用者可依設備效能調整串流品質，在畫面清晰度與即時性之間取得平衡。然而，若要在更高解析度、更</w:t>
      </w:r>
      <w:proofErr w:type="gramStart"/>
      <w:r w:rsidRPr="00852EA6">
        <w:rPr>
          <w:rFonts w:asciiTheme="minorEastAsia" w:hAnsiTheme="minorEastAsia" w:hint="eastAsia"/>
        </w:rPr>
        <w:t>高幀率或</w:t>
      </w:r>
      <w:proofErr w:type="gramEnd"/>
      <w:r w:rsidRPr="00852EA6">
        <w:rPr>
          <w:rFonts w:asciiTheme="minorEastAsia" w:hAnsiTheme="minorEastAsia" w:hint="eastAsia"/>
        </w:rPr>
        <w:t>更長時間錄影情境下穩定運作，仍需進一步進行效能最佳化。未來可針對模型推論、影像壓縮、GPU 加速、資料緩衝與錄影寫入流程進行調整，以提升系統整體穩定性。</w:t>
      </w:r>
    </w:p>
    <w:p w14:paraId="5DDC6744"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(五) AI Coach 建議品質受資料完整性影響</w:t>
      </w:r>
    </w:p>
    <w:p w14:paraId="6B727B4F"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AI Coach 的功能目標是將系統分析資料轉換為使用者較容易理解的文字建議，使系統不只顯示球體位置與輔助線，也能提供策略說明與訓練方向。然而，AI Coach 的建議品質高度依賴輸入資料的完整性與正確性。若 YOLO 偵測結果不穩定、球體位置資料缺漏、路徑規劃結果不完整，或目前球局狀態無法被正確描述，AI Coach 產生的建議也可能不夠準確。</w:t>
      </w:r>
    </w:p>
    <w:p w14:paraId="21F17D36" w14:textId="77777777" w:rsidR="00852EA6" w:rsidRPr="00852EA6" w:rsidRDefault="00852EA6" w:rsidP="00852EA6">
      <w:pPr>
        <w:spacing w:afterLines="50" w:after="120"/>
        <w:ind w:firstLineChars="200" w:firstLine="500"/>
        <w:rPr>
          <w:rFonts w:asciiTheme="minorEastAsia" w:hAnsiTheme="minorEastAsia"/>
        </w:rPr>
      </w:pPr>
      <w:proofErr w:type="gramStart"/>
      <w:r w:rsidRPr="00852EA6">
        <w:rPr>
          <w:rFonts w:asciiTheme="minorEastAsia" w:hAnsiTheme="minorEastAsia" w:hint="eastAsia"/>
        </w:rPr>
        <w:t>此外，</w:t>
      </w:r>
      <w:proofErr w:type="gramEnd"/>
      <w:r w:rsidRPr="00852EA6">
        <w:rPr>
          <w:rFonts w:asciiTheme="minorEastAsia" w:hAnsiTheme="minorEastAsia" w:hint="eastAsia"/>
        </w:rPr>
        <w:t>AI Coach 所產生的文字建議仍屬輔助性質，並不代表實際擊球結果一定會依照建議發生。撞球策略本身受到玩家技術、擊球力度、心理判斷與現場環境影響，即使系統能提供較合理的路線方向，仍需由使用者依自身能力進行判斷。因此，AI Coach 在本系統中的定位應為訓練輔助與說明工具，而非完全取代教練或選手決策。</w:t>
      </w:r>
    </w:p>
    <w:p w14:paraId="485D4FAB"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目前系統透過後端整理球桌狀態、路徑規劃結果、使用者問題與對話紀錄，提供 AI Coach 作為回覆依據。未來若能累積更多實際練習資料、擊球結果、回放紀錄與使用者表現資料，AI Coach 可進一步由一般策略建議發展為個人化訓練建議。例如，系統可根據使用者過去常失誤的球型或弱項能力，提供更符合個人狀況的練習內容。</w:t>
      </w:r>
    </w:p>
    <w:p w14:paraId="3EC61ECD"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(六) 手機端 PWA 與遠端連線限制</w:t>
      </w:r>
    </w:p>
    <w:p w14:paraId="5198637B"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本系統手機端採用 PWA 形式，並透過 Cloudflare Tunnel 提供 HTTPS 遠端存取。此設計可降低使用門檻，使使用者透過手機瀏覽器即可進入行動端介面，不需額外安裝原生 App。手機端主要提供個人資料、數據看板、社群互動、好友 QR Code、通知設定與 AI 教練聊天室等功能，使系統能延伸至桌面端以外的使用情境。</w:t>
      </w:r>
    </w:p>
    <w:p w14:paraId="5E2D4AAF"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然而，PWA 在不同手機瀏覽器與作業系統中的支援程度可能有所差異。例如部分瀏覽器對通知、相機、檔案上傳或背景執行的支援限制不同，可能導致某些功能在不同裝</w:t>
      </w:r>
      <w:r w:rsidRPr="00852EA6">
        <w:rPr>
          <w:rFonts w:asciiTheme="minorEastAsia" w:hAnsiTheme="minorEastAsia" w:hint="eastAsia"/>
        </w:rPr>
        <w:lastRenderedPageBreak/>
        <w:t>置上的體驗不完全一致。</w:t>
      </w:r>
      <w:proofErr w:type="gramStart"/>
      <w:r w:rsidRPr="00852EA6">
        <w:rPr>
          <w:rFonts w:asciiTheme="minorEastAsia" w:hAnsiTheme="minorEastAsia" w:hint="eastAsia"/>
        </w:rPr>
        <w:t>此外，</w:t>
      </w:r>
      <w:proofErr w:type="gramEnd"/>
      <w:r w:rsidRPr="00852EA6">
        <w:rPr>
          <w:rFonts w:asciiTheme="minorEastAsia" w:hAnsiTheme="minorEastAsia" w:hint="eastAsia"/>
        </w:rPr>
        <w:t>手機端透過遠端網址連接後端服務時，也會受到網路品質、Tunnel 穩定性與後端服務狀態影響。若網路延遲較高或連線中斷，手機端可能無法即時取得資料或完成互動操作。</w:t>
      </w:r>
    </w:p>
    <w:p w14:paraId="0A971616"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Cloudflare Tunnel 適合展示、測試與臨時遠端存取，但若系統未來要長期部署，仍需考量固定網域、正式伺服器、憑證管理、資料安全、連線延遲與服務可用性等問題。因此，未來可依照使用需求評估更穩定的正式部署方式，或針對手機端進行更完整的離線提示、錯誤處理與連線狀態顯示。</w:t>
      </w:r>
    </w:p>
    <w:p w14:paraId="6136FCCB"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(七) 資料同步與長期分析仍有改善空間</w:t>
      </w:r>
    </w:p>
    <w:p w14:paraId="158CD76F"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本系統已具備錄影回放、事件紀錄、統計分析、手機端數據看板與社群互動功能，能將使用者的練習與比賽結果保存並進行基本整理。然而，若要進一步支援長期訓練追蹤與個人化建議，仍需更完整的資料同步與分析機制。</w:t>
      </w:r>
    </w:p>
    <w:p w14:paraId="57316F13"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目前系統可透過錄影、metadata 與事件資料記錄練習或比賽過程，並在回放與數據看板中呈現部分分析結果。但長期訓練成效不只需要單次紀錄，也需要跨時間比較、弱項變化、成功率趨勢與不同練習類型之間的關聯分析。若資料結構或統計方式不夠完整，系統較難產生深入的個人化訓練建議。</w:t>
      </w:r>
    </w:p>
    <w:p w14:paraId="1E7F1D1F"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未來可進一步強化資料同步與分析模型，例如建立更完整的練習紀錄分類、擊球事件標</w:t>
      </w:r>
      <w:proofErr w:type="gramStart"/>
      <w:r w:rsidRPr="00852EA6">
        <w:rPr>
          <w:rFonts w:asciiTheme="minorEastAsia" w:hAnsiTheme="minorEastAsia" w:hint="eastAsia"/>
        </w:rPr>
        <w:t>註</w:t>
      </w:r>
      <w:proofErr w:type="gramEnd"/>
      <w:r w:rsidRPr="00852EA6">
        <w:rPr>
          <w:rFonts w:asciiTheme="minorEastAsia" w:hAnsiTheme="minorEastAsia" w:hint="eastAsia"/>
        </w:rPr>
        <w:t>、使用者能力指標與長期趨勢分析。透過累積更多資料，系統可從單次分析工具逐步發展為長期訓練輔助平台，提供更具參考價值的個人化建議。</w:t>
      </w:r>
    </w:p>
    <w:p w14:paraId="0D8CF359" w14:textId="77777777" w:rsidR="00852EA6" w:rsidRPr="00852EA6" w:rsidRDefault="00852EA6" w:rsidP="00852EA6">
      <w:pPr>
        <w:spacing w:afterLines="50" w:after="120"/>
        <w:rPr>
          <w:rFonts w:asciiTheme="minorEastAsia" w:hAnsiTheme="minorEastAsia"/>
          <w:b/>
          <w:bCs/>
          <w:sz w:val="28"/>
          <w:szCs w:val="28"/>
        </w:rPr>
      </w:pPr>
      <w:r w:rsidRPr="00852EA6">
        <w:rPr>
          <w:rFonts w:asciiTheme="minorEastAsia" w:hAnsiTheme="minorEastAsia" w:hint="eastAsia"/>
          <w:b/>
          <w:bCs/>
          <w:sz w:val="28"/>
          <w:szCs w:val="28"/>
        </w:rPr>
        <w:t>(八) 小結</w:t>
      </w:r>
    </w:p>
    <w:p w14:paraId="736062F0" w14:textId="77777777" w:rsidR="00852EA6" w:rsidRPr="00852EA6" w:rsidRDefault="00852EA6" w:rsidP="00852EA6">
      <w:pPr>
        <w:spacing w:afterLines="50" w:after="120"/>
        <w:ind w:firstLineChars="200" w:firstLine="500"/>
        <w:rPr>
          <w:rFonts w:asciiTheme="minorEastAsia" w:hAnsiTheme="minorEastAsia"/>
        </w:rPr>
      </w:pPr>
      <w:r w:rsidRPr="00852EA6">
        <w:rPr>
          <w:rFonts w:asciiTheme="minorEastAsia" w:hAnsiTheme="minorEastAsia" w:hint="eastAsia"/>
        </w:rPr>
        <w:t>綜合以上討論，本系統已完成即時影像辨識、路徑輔助、投影顯示、練習與比賽流程、錄影回放、AI Coach 與手機端 PWA 等功能整合，能提供完整的撞球訓練輔助流程。然而，系統仍受到影像環境、物理模型假設、投影校正、硬體效能、AI 建議資料品質、遠端連線與長期資料分析等因素限制。</w:t>
      </w:r>
    </w:p>
    <w:p w14:paraId="68E8D134" w14:textId="46AA089F" w:rsidR="00995EE5" w:rsidRDefault="00852EA6" w:rsidP="0035223D">
      <w:pPr>
        <w:spacing w:afterLines="100" w:after="240"/>
        <w:ind w:firstLineChars="200" w:firstLine="500"/>
        <w:rPr>
          <w:rFonts w:asciiTheme="minorEastAsia" w:hAnsiTheme="minorEastAsia"/>
        </w:rPr>
      </w:pPr>
      <w:r w:rsidRPr="00852EA6">
        <w:rPr>
          <w:rFonts w:asciiTheme="minorEastAsia" w:hAnsiTheme="minorEastAsia" w:hint="eastAsia"/>
        </w:rPr>
        <w:t>這些限制並不代表系統不可行，而是反映出撞球即時分析系統在實際場域中需要面對的技術挑戰。透過後續改善影像辨識穩定性、強化物理模型、提升投影校正便利性、最佳化系統效能、累積訓練資料與改善手機端部署方式，系統可進一步提升準確度、穩定性與實用性。</w:t>
      </w:r>
    </w:p>
    <w:p w14:paraId="6B404718" w14:textId="77777777" w:rsidR="0035223D" w:rsidRPr="0035223D" w:rsidRDefault="0035223D" w:rsidP="0035223D">
      <w:pPr>
        <w:spacing w:afterLines="50" w:after="120"/>
        <w:rPr>
          <w:rFonts w:asciiTheme="minorEastAsia" w:hAnsiTheme="minorEastAsia"/>
          <w:b/>
          <w:bCs/>
          <w:sz w:val="32"/>
          <w:szCs w:val="32"/>
        </w:rPr>
      </w:pPr>
      <w:r w:rsidRPr="0035223D">
        <w:rPr>
          <w:rFonts w:asciiTheme="minorEastAsia" w:hAnsiTheme="minorEastAsia" w:hint="eastAsia"/>
          <w:b/>
          <w:bCs/>
          <w:sz w:val="32"/>
          <w:szCs w:val="32"/>
        </w:rPr>
        <w:t>九、結論與未來展望</w:t>
      </w:r>
    </w:p>
    <w:p w14:paraId="4444E2BB" w14:textId="4B5FE726" w:rsidR="00EA6B66" w:rsidRPr="00EA6B66" w:rsidRDefault="00EA6B66" w:rsidP="00EA6B66">
      <w:pPr>
        <w:spacing w:afterLines="50" w:after="120"/>
        <w:ind w:firstLineChars="200" w:firstLine="500"/>
        <w:rPr>
          <w:rFonts w:asciiTheme="minorEastAsia" w:hAnsiTheme="minorEastAsia"/>
        </w:rPr>
      </w:pPr>
      <w:r w:rsidRPr="00EA6B66">
        <w:rPr>
          <w:rFonts w:asciiTheme="minorEastAsia" w:hAnsiTheme="minorEastAsia" w:hint="eastAsia"/>
        </w:rPr>
        <w:t>本專題以「撞球即時分析與策略輔助系統」為研究主題，結合 YOLO 物件偵測、</w:t>
      </w:r>
      <w:proofErr w:type="spellStart"/>
      <w:r w:rsidRPr="00EA6B66">
        <w:rPr>
          <w:rFonts w:asciiTheme="minorEastAsia" w:hAnsiTheme="minorEastAsia" w:hint="eastAsia"/>
        </w:rPr>
        <w:t>FastAPI</w:t>
      </w:r>
      <w:proofErr w:type="spellEnd"/>
      <w:r w:rsidRPr="00EA6B66">
        <w:rPr>
          <w:rFonts w:asciiTheme="minorEastAsia" w:hAnsiTheme="minorEastAsia" w:hint="eastAsia"/>
        </w:rPr>
        <w:t xml:space="preserve"> 後端服務、React 桌面端介面、投影輔助、錄影回放、AI Coach 與手機端 PWA，建立一套可應用於撞球訓練與策略輔助的整合式平台。系統能透過攝影機取得球桌影像，辨識母球、目標球與其他球體位置，並將分析結果提供給路徑規劃、投影顯示、錄影回放與 AI Coach 使用。</w:t>
      </w:r>
    </w:p>
    <w:p w14:paraId="21BAF92D" w14:textId="77777777" w:rsidR="00EA6B66" w:rsidRPr="00EA6B66" w:rsidRDefault="00EA6B66" w:rsidP="00EA6B66">
      <w:pPr>
        <w:spacing w:afterLines="50" w:after="120"/>
        <w:ind w:firstLineChars="200" w:firstLine="500"/>
        <w:rPr>
          <w:rFonts w:asciiTheme="minorEastAsia" w:hAnsiTheme="minorEastAsia"/>
        </w:rPr>
      </w:pPr>
      <w:r w:rsidRPr="00EA6B66">
        <w:rPr>
          <w:rFonts w:asciiTheme="minorEastAsia" w:hAnsiTheme="minorEastAsia" w:hint="eastAsia"/>
        </w:rPr>
        <w:t>在實作成果方面，本系統已完成即時影像監控、球體偵測、Overlay 顯示、投影校正、路徑輔助、練習與比賽流程、錄影回放、統計分析、AI Coach 輔助建議與手機端 PWA 等功能。透過 REST API、WebSocket 與 MJPEG 串流的分工，系統能同時處理一般操作請求、即時狀態同步與影像顯示需求。手機端則透過 Cloudflare Tunnel 進行 HTTPS 遠端</w:t>
      </w:r>
      <w:r w:rsidRPr="00EA6B66">
        <w:rPr>
          <w:rFonts w:asciiTheme="minorEastAsia" w:hAnsiTheme="minorEastAsia" w:hint="eastAsia"/>
        </w:rPr>
        <w:lastRenderedPageBreak/>
        <w:t>存取，使使用者能以手機瀏覽器查看個人資料、數據看板、社群互動、好友 QR Code 與 AI 教練聊天室。</w:t>
      </w:r>
    </w:p>
    <w:p w14:paraId="1CF5F3A3" w14:textId="77777777" w:rsidR="00EA6B66" w:rsidRPr="00EA6B66" w:rsidRDefault="00EA6B66" w:rsidP="00EA6B66">
      <w:pPr>
        <w:spacing w:afterLines="50" w:after="120"/>
        <w:ind w:firstLineChars="200" w:firstLine="500"/>
        <w:rPr>
          <w:rFonts w:asciiTheme="minorEastAsia" w:hAnsiTheme="minorEastAsia"/>
        </w:rPr>
      </w:pPr>
      <w:r w:rsidRPr="00EA6B66">
        <w:rPr>
          <w:rFonts w:asciiTheme="minorEastAsia" w:hAnsiTheme="minorEastAsia" w:hint="eastAsia"/>
        </w:rPr>
        <w:t>整體而言，本專題證明人工智慧與電腦視覺技術可應用於撞球訓練輔助情境。系統能將球體位置、擊球路線與訓練表現轉換為影像標示、投影提示、錄影資料與文字化建議，降低使用者理解球路的門檻，也提供練習後回顧與檢討的依據。</w:t>
      </w:r>
    </w:p>
    <w:p w14:paraId="22908836" w14:textId="77777777" w:rsidR="00EA6B66" w:rsidRPr="00EA6B66" w:rsidRDefault="00EA6B66" w:rsidP="00EA6B66">
      <w:pPr>
        <w:spacing w:afterLines="50" w:after="120"/>
        <w:ind w:firstLineChars="200" w:firstLine="500"/>
        <w:rPr>
          <w:rFonts w:asciiTheme="minorEastAsia" w:hAnsiTheme="minorEastAsia"/>
        </w:rPr>
      </w:pPr>
      <w:r w:rsidRPr="00EA6B66">
        <w:rPr>
          <w:rFonts w:asciiTheme="minorEastAsia" w:hAnsiTheme="minorEastAsia" w:hint="eastAsia"/>
        </w:rPr>
        <w:t>未來可從影像辨識、物理模型、投影校正、系統效能與資料分析等方向持續改善。在影像辨識方面，可擴充不同光線、攝影機角度、桌布顏色與球體遮擋情境的資料，以提升 YOLO 模型在不同場地中的穩定性。在軌跡預測方面，可加入球體旋轉、摩擦係數、擊球力度</w:t>
      </w:r>
      <w:proofErr w:type="gramStart"/>
      <w:r w:rsidRPr="00EA6B66">
        <w:rPr>
          <w:rFonts w:asciiTheme="minorEastAsia" w:hAnsiTheme="minorEastAsia" w:hint="eastAsia"/>
        </w:rPr>
        <w:t>與膠邊反彈</w:t>
      </w:r>
      <w:proofErr w:type="gramEnd"/>
      <w:r w:rsidRPr="00EA6B66">
        <w:rPr>
          <w:rFonts w:asciiTheme="minorEastAsia" w:hAnsiTheme="minorEastAsia" w:hint="eastAsia"/>
        </w:rPr>
        <w:t>等因素，使路徑預測更接近實際球路。在投影與效能方面，則可改善自動校正流程，並針對影像推論、串流與錄影進行最佳化。</w:t>
      </w:r>
    </w:p>
    <w:p w14:paraId="1DC64AD9" w14:textId="77777777" w:rsidR="00EA6B66" w:rsidRPr="00EA6B66" w:rsidRDefault="00EA6B66" w:rsidP="00EA6B66">
      <w:pPr>
        <w:spacing w:afterLines="50" w:after="120"/>
        <w:ind w:firstLineChars="200" w:firstLine="500"/>
        <w:rPr>
          <w:rFonts w:asciiTheme="minorEastAsia" w:hAnsiTheme="minorEastAsia"/>
        </w:rPr>
      </w:pPr>
      <w:r w:rsidRPr="00EA6B66">
        <w:rPr>
          <w:rFonts w:asciiTheme="minorEastAsia" w:hAnsiTheme="minorEastAsia" w:hint="eastAsia"/>
        </w:rPr>
        <w:t>在 AI Coach 與資料分析方面，未來可累積更多練習紀錄、比賽紀錄、回放事件與使用者表現資料，使 AI Coach 不只提供一般性的擊球建議，也能根據使用者過去的弱項、成功率與練習趨勢，提供更個人化的訓練建議。手機端 PWA 也可進一步強化通知、離線提示、連線狀態顯示與資料同步機制，提升行動端使用體驗。</w:t>
      </w:r>
    </w:p>
    <w:p w14:paraId="33013A4C" w14:textId="3933742C" w:rsidR="0035223D" w:rsidRPr="00D466D8" w:rsidRDefault="00EA6B66" w:rsidP="00EA6B66">
      <w:pPr>
        <w:ind w:firstLineChars="200" w:firstLine="500"/>
        <w:rPr>
          <w:rFonts w:asciiTheme="minorEastAsia" w:hAnsiTheme="minorEastAsia"/>
        </w:rPr>
      </w:pPr>
      <w:r w:rsidRPr="00EA6B66">
        <w:rPr>
          <w:rFonts w:asciiTheme="minorEastAsia" w:hAnsiTheme="minorEastAsia" w:hint="eastAsia"/>
        </w:rPr>
        <w:t>未來若能持續整合更精</w:t>
      </w:r>
      <w:proofErr w:type="gramStart"/>
      <w:r w:rsidRPr="00EA6B66">
        <w:rPr>
          <w:rFonts w:asciiTheme="minorEastAsia" w:hAnsiTheme="minorEastAsia" w:hint="eastAsia"/>
        </w:rPr>
        <w:t>準</w:t>
      </w:r>
      <w:proofErr w:type="gramEnd"/>
      <w:r w:rsidRPr="00EA6B66">
        <w:rPr>
          <w:rFonts w:asciiTheme="minorEastAsia" w:hAnsiTheme="minorEastAsia" w:hint="eastAsia"/>
        </w:rPr>
        <w:t>的影像辨識模型、更完整的物理模擬、更穩定的投影校正流程，以及更深入的個人化資料分析，本系統將可進一步發展為更完整的智慧撞球訓練平台。透過即時分析、視覺化輔助、錄影回放、AI 建議與手機端追蹤功能的整合，系統可望協助使用者更有效率地理解球路、改善技術並累積長期訓練成果。</w:t>
      </w:r>
      <w:r w:rsidR="0035223D">
        <w:rPr>
          <w:rFonts w:asciiTheme="minorEastAsia" w:hAnsiTheme="minorEastAsia"/>
        </w:rPr>
        <w:br w:type="page"/>
      </w:r>
    </w:p>
    <w:p w14:paraId="24D59331" w14:textId="0A184CAA" w:rsidR="00DE032C" w:rsidRPr="0035223D" w:rsidRDefault="00143996" w:rsidP="000310E1">
      <w:pPr>
        <w:adjustRightInd w:val="0"/>
        <w:snapToGrid w:val="0"/>
        <w:spacing w:afterLines="200" w:after="480" w:line="240" w:lineRule="atLeast"/>
        <w:rPr>
          <w:b/>
          <w:bCs/>
          <w:sz w:val="32"/>
          <w:szCs w:val="32"/>
        </w:rPr>
      </w:pPr>
      <w:r w:rsidRPr="0035223D">
        <w:rPr>
          <w:rFonts w:hint="eastAsia"/>
          <w:b/>
          <w:bCs/>
          <w:sz w:val="32"/>
          <w:szCs w:val="32"/>
        </w:rPr>
        <w:lastRenderedPageBreak/>
        <w:t>六、參考文獻</w:t>
      </w:r>
    </w:p>
    <w:p w14:paraId="7C0E71DF" w14:textId="35D0F9D9" w:rsidR="0033181C" w:rsidRPr="00143996" w:rsidRDefault="00143996" w:rsidP="009D218F">
      <w:pPr>
        <w:adjustRightInd w:val="0"/>
        <w:snapToGrid w:val="0"/>
        <w:spacing w:afterLines="100" w:after="240" w:line="240" w:lineRule="atLeast"/>
      </w:pPr>
      <w:r w:rsidRPr="00143996">
        <w:t xml:space="preserve">[1] Redmon, J., &amp; Farhadi, A., YOLOv3: An Incremental Improvement, </w:t>
      </w:r>
      <w:proofErr w:type="spellStart"/>
      <w:r w:rsidRPr="00143996">
        <w:t>arXiv</w:t>
      </w:r>
      <w:proofErr w:type="spellEnd"/>
      <w:r w:rsidRPr="00143996">
        <w:t xml:space="preserve"> preprint arXiv:1804.02767, 2018.</w:t>
      </w:r>
    </w:p>
    <w:p w14:paraId="402CF56B" w14:textId="2D0DBEEB" w:rsidR="0033181C" w:rsidRPr="009D218F" w:rsidRDefault="00143996" w:rsidP="009D218F">
      <w:pPr>
        <w:adjustRightInd w:val="0"/>
        <w:snapToGrid w:val="0"/>
        <w:spacing w:afterLines="100" w:after="240" w:line="240" w:lineRule="atLeast"/>
      </w:pPr>
      <w:r w:rsidRPr="00143996">
        <w:t xml:space="preserve">[2] </w:t>
      </w:r>
      <w:proofErr w:type="spellStart"/>
      <w:r w:rsidRPr="00143996">
        <w:t>Bochkovskiy</w:t>
      </w:r>
      <w:proofErr w:type="spellEnd"/>
      <w:r w:rsidRPr="00143996">
        <w:t>, A., Wang, C. Y., &amp; Liao, H. Y. M., YOLOv4: Optimal Speed and Accuracy of Object Detection, arXiv:2004.10934, 2020.</w:t>
      </w:r>
    </w:p>
    <w:p w14:paraId="1C76B944" w14:textId="036202FC" w:rsidR="0033181C" w:rsidRPr="009D218F" w:rsidRDefault="00143996" w:rsidP="009D218F">
      <w:pPr>
        <w:adjustRightInd w:val="0"/>
        <w:snapToGrid w:val="0"/>
        <w:spacing w:afterLines="100" w:after="240" w:line="240" w:lineRule="atLeast"/>
      </w:pPr>
      <w:r w:rsidRPr="00143996">
        <w:t xml:space="preserve">[3] </w:t>
      </w:r>
      <w:proofErr w:type="spellStart"/>
      <w:r w:rsidRPr="00143996">
        <w:t>Ultralytics</w:t>
      </w:r>
      <w:proofErr w:type="spellEnd"/>
      <w:r w:rsidRPr="00143996">
        <w:t xml:space="preserve">, YOLO Documentation, </w:t>
      </w:r>
      <w:hyperlink r:id="rId83" w:history="1">
        <w:r w:rsidR="0033181C" w:rsidRPr="0086734C">
          <w:rPr>
            <w:rStyle w:val="a7"/>
          </w:rPr>
          <w:t>https://docs.ultralytics.com/</w:t>
        </w:r>
      </w:hyperlink>
    </w:p>
    <w:p w14:paraId="39562BEB" w14:textId="62192735" w:rsidR="0033181C" w:rsidRPr="009D218F" w:rsidRDefault="00143996" w:rsidP="009D218F">
      <w:pPr>
        <w:adjustRightInd w:val="0"/>
        <w:snapToGrid w:val="0"/>
        <w:spacing w:afterLines="100" w:after="240" w:line="240" w:lineRule="atLeast"/>
      </w:pPr>
      <w:r w:rsidRPr="00143996">
        <w:t xml:space="preserve">[4] </w:t>
      </w:r>
      <w:proofErr w:type="spellStart"/>
      <w:r w:rsidRPr="00143996">
        <w:t>FastAPI</w:t>
      </w:r>
      <w:proofErr w:type="spellEnd"/>
      <w:r w:rsidRPr="00143996">
        <w:t xml:space="preserve">, </w:t>
      </w:r>
      <w:hyperlink r:id="rId84" w:history="1">
        <w:r w:rsidR="0033181C" w:rsidRPr="0086734C">
          <w:rPr>
            <w:rStyle w:val="a7"/>
          </w:rPr>
          <w:t>https://fastapi.tiangolo.com/</w:t>
        </w:r>
      </w:hyperlink>
    </w:p>
    <w:p w14:paraId="6236E8FD" w14:textId="7A01F5CA" w:rsidR="0033181C" w:rsidRPr="009D218F" w:rsidRDefault="00143996" w:rsidP="009D218F">
      <w:pPr>
        <w:adjustRightInd w:val="0"/>
        <w:snapToGrid w:val="0"/>
        <w:spacing w:afterLines="100" w:after="240" w:line="240" w:lineRule="atLeast"/>
      </w:pPr>
      <w:r w:rsidRPr="00143996">
        <w:t xml:space="preserve">[5] Starlette WebSocket Documentation, </w:t>
      </w:r>
      <w:hyperlink r:id="rId85" w:history="1">
        <w:r w:rsidR="0033181C" w:rsidRPr="0086734C">
          <w:rPr>
            <w:rStyle w:val="a7"/>
          </w:rPr>
          <w:t>https://www.starlette.io/websockets/</w:t>
        </w:r>
      </w:hyperlink>
    </w:p>
    <w:p w14:paraId="16AB5D70" w14:textId="383F48E9" w:rsidR="0033181C" w:rsidRPr="009D218F" w:rsidRDefault="00143996" w:rsidP="009D218F">
      <w:pPr>
        <w:adjustRightInd w:val="0"/>
        <w:snapToGrid w:val="0"/>
        <w:spacing w:afterLines="100" w:after="240" w:line="240" w:lineRule="atLeast"/>
      </w:pPr>
      <w:r w:rsidRPr="00143996">
        <w:t xml:space="preserve">[6] MDN WebSocket API, </w:t>
      </w:r>
      <w:hyperlink r:id="rId86" w:history="1">
        <w:r w:rsidR="0033181C" w:rsidRPr="0086734C">
          <w:rPr>
            <w:rStyle w:val="a7"/>
          </w:rPr>
          <w:t>https://developer.mozilla.org/en-US/docs/Web/API/WebSocket</w:t>
        </w:r>
      </w:hyperlink>
    </w:p>
    <w:p w14:paraId="29913ABD" w14:textId="6EDCD64D" w:rsidR="0033181C" w:rsidRPr="009D218F" w:rsidRDefault="00143996" w:rsidP="009D218F">
      <w:pPr>
        <w:adjustRightInd w:val="0"/>
        <w:snapToGrid w:val="0"/>
        <w:spacing w:afterLines="100" w:after="240" w:line="240" w:lineRule="atLeast"/>
      </w:pPr>
      <w:r w:rsidRPr="00143996">
        <w:t xml:space="preserve">[7] Python </w:t>
      </w:r>
      <w:proofErr w:type="spellStart"/>
      <w:r w:rsidRPr="00143996">
        <w:t>asyncio</w:t>
      </w:r>
      <w:proofErr w:type="spellEnd"/>
      <w:r w:rsidRPr="00143996">
        <w:t xml:space="preserve"> Library, </w:t>
      </w:r>
      <w:hyperlink r:id="rId87" w:history="1">
        <w:r w:rsidR="0033181C" w:rsidRPr="0086734C">
          <w:rPr>
            <w:rStyle w:val="a7"/>
          </w:rPr>
          <w:t>https://docs.python.org/3/library/asyncio.html</w:t>
        </w:r>
      </w:hyperlink>
    </w:p>
    <w:p w14:paraId="07A72624" w14:textId="29164900" w:rsidR="0033181C" w:rsidRPr="009D218F" w:rsidRDefault="00143996" w:rsidP="009D218F">
      <w:pPr>
        <w:adjustRightInd w:val="0"/>
        <w:snapToGrid w:val="0"/>
        <w:spacing w:afterLines="100" w:after="240" w:line="240" w:lineRule="atLeast"/>
      </w:pPr>
      <w:r w:rsidRPr="00143996">
        <w:t xml:space="preserve">[8] Python </w:t>
      </w:r>
      <w:proofErr w:type="spellStart"/>
      <w:proofErr w:type="gramStart"/>
      <w:r w:rsidRPr="00143996">
        <w:t>concurrent.futures</w:t>
      </w:r>
      <w:proofErr w:type="spellEnd"/>
      <w:proofErr w:type="gramEnd"/>
      <w:r w:rsidRPr="00143996">
        <w:t xml:space="preserve"> — </w:t>
      </w:r>
      <w:proofErr w:type="spellStart"/>
      <w:r w:rsidRPr="00143996">
        <w:t>ThreadPoolExecutor</w:t>
      </w:r>
      <w:proofErr w:type="spellEnd"/>
      <w:r w:rsidRPr="00143996">
        <w:t xml:space="preserve">, </w:t>
      </w:r>
      <w:hyperlink r:id="rId88" w:history="1">
        <w:r w:rsidR="000310E1" w:rsidRPr="00B80C5A">
          <w:rPr>
            <w:rStyle w:val="a7"/>
          </w:rPr>
          <w:t>https://docs.python.org/3/library/concurrent.futures.html</w:t>
        </w:r>
      </w:hyperlink>
    </w:p>
    <w:p w14:paraId="1FA4D77A" w14:textId="56FB56BF" w:rsidR="0033181C" w:rsidRPr="009D218F" w:rsidRDefault="00143996" w:rsidP="009D218F">
      <w:pPr>
        <w:adjustRightInd w:val="0"/>
        <w:snapToGrid w:val="0"/>
        <w:spacing w:afterLines="100" w:after="240" w:line="240" w:lineRule="atLeast"/>
      </w:pPr>
      <w:r w:rsidRPr="00143996">
        <w:t xml:space="preserve">[9] </w:t>
      </w:r>
      <w:proofErr w:type="spellStart"/>
      <w:r w:rsidRPr="00143996">
        <w:t>Bradski</w:t>
      </w:r>
      <w:proofErr w:type="spellEnd"/>
      <w:r w:rsidRPr="00143996">
        <w:t>, G., The OpenCV Library, Dr. Dobb's Journal of Software Tools, 2000.</w:t>
      </w:r>
    </w:p>
    <w:p w14:paraId="078DAB78" w14:textId="033BBDC0" w:rsidR="0033181C" w:rsidRPr="009D218F" w:rsidRDefault="00143996" w:rsidP="009D218F">
      <w:pPr>
        <w:adjustRightInd w:val="0"/>
        <w:snapToGrid w:val="0"/>
        <w:spacing w:afterLines="100" w:after="240" w:line="240" w:lineRule="atLeast"/>
      </w:pPr>
      <w:r w:rsidRPr="00143996">
        <w:t xml:space="preserve">[10] OpenCV Documentation, </w:t>
      </w:r>
      <w:hyperlink r:id="rId89" w:history="1">
        <w:r w:rsidR="0033181C" w:rsidRPr="0086734C">
          <w:rPr>
            <w:rStyle w:val="a7"/>
          </w:rPr>
          <w:t>https://docs.opencv.org/</w:t>
        </w:r>
      </w:hyperlink>
    </w:p>
    <w:p w14:paraId="34F6FCCE" w14:textId="25EB127E" w:rsidR="0033181C" w:rsidRPr="009D218F" w:rsidRDefault="00143996" w:rsidP="009D218F">
      <w:pPr>
        <w:adjustRightInd w:val="0"/>
        <w:snapToGrid w:val="0"/>
        <w:spacing w:afterLines="100" w:after="240" w:line="240" w:lineRule="atLeast"/>
      </w:pPr>
      <w:r w:rsidRPr="00143996">
        <w:t>[11] Zhang, Z., A Flexible New Technique for Camera Calibration, IEEE Transactions on Pattern Analysis and Machine Intelligence, 22(11), 1330–1334, 2000.</w:t>
      </w:r>
    </w:p>
    <w:p w14:paraId="67454A0E" w14:textId="6A414CCD" w:rsidR="0033181C" w:rsidRPr="0033181C" w:rsidRDefault="00143996" w:rsidP="009D218F">
      <w:pPr>
        <w:adjustRightInd w:val="0"/>
        <w:snapToGrid w:val="0"/>
        <w:spacing w:afterLines="100" w:after="240" w:line="240" w:lineRule="atLeast"/>
      </w:pPr>
      <w:r w:rsidRPr="00143996">
        <w:t xml:space="preserve">[12] OpenCV Camera Calibration Tutorial, </w:t>
      </w:r>
      <w:hyperlink r:id="rId90" w:history="1">
        <w:r w:rsidR="0033181C" w:rsidRPr="0086734C">
          <w:rPr>
            <w:rStyle w:val="a7"/>
          </w:rPr>
          <w:t>https://docs.opencv.org/4.x/dc/dbb/tutorial_py_calibration.html</w:t>
        </w:r>
      </w:hyperlink>
    </w:p>
    <w:p w14:paraId="3D063013" w14:textId="662C39B3" w:rsidR="0033181C" w:rsidRPr="009D218F" w:rsidRDefault="00143996" w:rsidP="009D218F">
      <w:pPr>
        <w:adjustRightInd w:val="0"/>
        <w:snapToGrid w:val="0"/>
        <w:spacing w:afterLines="100" w:after="240" w:line="240" w:lineRule="atLeast"/>
      </w:pPr>
      <w:r w:rsidRPr="00143996">
        <w:t>[13] Azuma, R. T., A Survey of Augmented Reality, Presence: Teleoperators and Virtual Environments, 6(4), 355–385, 1997.</w:t>
      </w:r>
    </w:p>
    <w:p w14:paraId="0D10C1AB" w14:textId="49AE7114" w:rsidR="0033181C" w:rsidRPr="009D218F" w:rsidRDefault="00143996" w:rsidP="009D218F">
      <w:pPr>
        <w:adjustRightInd w:val="0"/>
        <w:snapToGrid w:val="0"/>
        <w:spacing w:afterLines="100" w:after="240" w:line="240" w:lineRule="atLeast"/>
      </w:pPr>
      <w:r w:rsidRPr="00143996">
        <w:t xml:space="preserve">[14] </w:t>
      </w:r>
      <w:proofErr w:type="spellStart"/>
      <w:r w:rsidRPr="00143996">
        <w:t>Alciatore</w:t>
      </w:r>
      <w:proofErr w:type="spellEnd"/>
      <w:r w:rsidRPr="00143996">
        <w:t>, D., The Illustrated Principles of Pool and Billiards, Clark Publishing, 2004.</w:t>
      </w:r>
    </w:p>
    <w:p w14:paraId="48512BE4" w14:textId="4434D911" w:rsidR="0033181C" w:rsidRPr="009D218F" w:rsidRDefault="00143996" w:rsidP="009D218F">
      <w:pPr>
        <w:adjustRightInd w:val="0"/>
        <w:snapToGrid w:val="0"/>
        <w:spacing w:afterLines="100" w:after="240" w:line="240" w:lineRule="atLeast"/>
      </w:pPr>
      <w:r w:rsidRPr="00143996">
        <w:t>[15] Cross, R., Physics of Billiards, Reports on Progress in Physics, 74(4), 046602, 2011.</w:t>
      </w:r>
    </w:p>
    <w:p w14:paraId="406C1BDC" w14:textId="3A7841FC" w:rsidR="0033181C" w:rsidRPr="009D218F" w:rsidRDefault="00143996" w:rsidP="009D218F">
      <w:pPr>
        <w:adjustRightInd w:val="0"/>
        <w:snapToGrid w:val="0"/>
        <w:spacing w:afterLines="100" w:after="240" w:line="240" w:lineRule="atLeast"/>
      </w:pPr>
      <w:r w:rsidRPr="00143996">
        <w:t xml:space="preserve">[16] Electron Documentation, </w:t>
      </w:r>
      <w:hyperlink r:id="rId91" w:history="1">
        <w:r w:rsidR="0033181C" w:rsidRPr="0086734C">
          <w:rPr>
            <w:rStyle w:val="a7"/>
          </w:rPr>
          <w:t>https://www.electronjs.org/docs</w:t>
        </w:r>
      </w:hyperlink>
    </w:p>
    <w:p w14:paraId="6141DB37" w14:textId="2F241580" w:rsidR="00143996" w:rsidRDefault="00143996" w:rsidP="000310E1">
      <w:pPr>
        <w:adjustRightInd w:val="0"/>
        <w:snapToGrid w:val="0"/>
        <w:spacing w:line="240" w:lineRule="atLeast"/>
      </w:pPr>
      <w:r w:rsidRPr="00143996">
        <w:t xml:space="preserve">[17] React Documentation, </w:t>
      </w:r>
      <w:hyperlink r:id="rId92" w:history="1">
        <w:r w:rsidR="0033181C" w:rsidRPr="0086734C">
          <w:rPr>
            <w:rStyle w:val="a7"/>
          </w:rPr>
          <w:t>https://react.dev/</w:t>
        </w:r>
      </w:hyperlink>
    </w:p>
    <w:p w14:paraId="318C505F" w14:textId="75F0D160" w:rsidR="0033181C" w:rsidRPr="009D218F" w:rsidRDefault="0033181C" w:rsidP="00143996">
      <w:pPr>
        <w:adjustRightInd w:val="0"/>
        <w:snapToGrid w:val="0"/>
        <w:spacing w:line="240" w:lineRule="atLeast"/>
        <w:ind w:left="709"/>
      </w:pPr>
    </w:p>
    <w:sectPr w:rsidR="0033181C" w:rsidRPr="009D218F" w:rsidSect="000A5908">
      <w:pgSz w:w="11907" w:h="16840" w:code="9"/>
      <w:pgMar w:top="1134" w:right="1134" w:bottom="284" w:left="1134" w:header="0" w:footer="0" w:gutter="0"/>
      <w:pgNumType w:start="1"/>
      <w:cols w:space="425"/>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勤益" w:date="2007-07-14T12:57:00Z" w:initials="勤益">
    <w:p w14:paraId="1BC4B264" w14:textId="77777777" w:rsidR="007C685D" w:rsidRDefault="007C685D">
      <w:pPr>
        <w:pStyle w:val="a5"/>
      </w:pPr>
      <w:r>
        <w:rPr>
          <w:rStyle w:val="a4"/>
        </w:rPr>
        <w:annotationRef/>
      </w:r>
      <w:r>
        <w:rPr>
          <w:rFonts w:hint="eastAsia"/>
        </w:rPr>
        <w:t>18</w:t>
      </w:r>
      <w:r>
        <w:rPr>
          <w:rFonts w:hint="eastAsia"/>
        </w:rPr>
        <w:t>標楷體</w:t>
      </w:r>
      <w:r>
        <w:rPr>
          <w:rFonts w:hint="eastAsia"/>
        </w:rPr>
        <w:t>B</w:t>
      </w:r>
    </w:p>
  </w:comment>
  <w:comment w:id="1" w:author="勤益" w:date="2007-07-14T12:59:00Z" w:initials="勤益">
    <w:p w14:paraId="67E4EDC4" w14:textId="77777777" w:rsidR="007C685D" w:rsidRDefault="007C685D">
      <w:pPr>
        <w:pStyle w:val="a5"/>
      </w:pPr>
      <w:r>
        <w:rPr>
          <w:rStyle w:val="a4"/>
        </w:rPr>
        <w:annotationRef/>
      </w:r>
      <w:r>
        <w:rPr>
          <w:rFonts w:hint="eastAsia"/>
        </w:rPr>
        <w:t>14</w:t>
      </w:r>
      <w:r>
        <w:rPr>
          <w:rFonts w:hint="eastAsia"/>
        </w:rPr>
        <w:t>標楷體</w:t>
      </w:r>
    </w:p>
  </w:comment>
  <w:comment w:id="2" w:author="勤益" w:date="2007-07-14T12:59:00Z" w:initials="勤益">
    <w:p w14:paraId="54826C7E" w14:textId="77777777" w:rsidR="007C685D" w:rsidRDefault="007C685D">
      <w:pPr>
        <w:pStyle w:val="a5"/>
      </w:pPr>
      <w:r>
        <w:rPr>
          <w:rStyle w:val="a4"/>
        </w:rPr>
        <w:annotationRef/>
      </w:r>
      <w:r>
        <w:rPr>
          <w:rFonts w:hint="eastAsia"/>
        </w:rPr>
        <w:t>14</w:t>
      </w:r>
      <w:r>
        <w:rPr>
          <w:rFonts w:hint="eastAsia"/>
        </w:rPr>
        <w:t>標楷體</w:t>
      </w:r>
    </w:p>
  </w:comment>
  <w:comment w:id="3" w:author="勤益" w:date="2007-07-14T13:00:00Z" w:initials="勤益">
    <w:p w14:paraId="2A88F404" w14:textId="77777777" w:rsidR="007C685D" w:rsidRDefault="007C685D">
      <w:pPr>
        <w:pStyle w:val="a5"/>
      </w:pPr>
      <w:r>
        <w:rPr>
          <w:rStyle w:val="a4"/>
        </w:rPr>
        <w:annotationRef/>
      </w:r>
      <w:r>
        <w:rPr>
          <w:rFonts w:hint="eastAsia"/>
        </w:rPr>
        <w:t>14</w:t>
      </w:r>
      <w:r>
        <w:rPr>
          <w:rFonts w:hint="eastAsia"/>
        </w:rPr>
        <w:t>標楷體</w:t>
      </w:r>
    </w:p>
  </w:comment>
  <w:comment w:id="4" w:author="勤益" w:date="2007-07-14T13:01:00Z" w:initials="勤益">
    <w:p w14:paraId="630619EA" w14:textId="77777777" w:rsidR="007C685D" w:rsidRDefault="007C685D">
      <w:pPr>
        <w:pStyle w:val="a5"/>
      </w:pPr>
      <w:r>
        <w:rPr>
          <w:rStyle w:val="a4"/>
        </w:rPr>
        <w:annotationRef/>
      </w:r>
      <w:r>
        <w:rPr>
          <w:rFonts w:hint="eastAsia"/>
        </w:rPr>
        <w:t>14</w:t>
      </w:r>
      <w:r>
        <w:rPr>
          <w:rFonts w:hint="eastAsia"/>
        </w:rPr>
        <w:t>標楷體</w:t>
      </w:r>
    </w:p>
  </w:comment>
  <w:comment w:id="5" w:author="勤益" w:date="2007-07-14T13:06:00Z" w:initials="勤益">
    <w:p w14:paraId="7C1D0563" w14:textId="77777777" w:rsidR="007C685D" w:rsidRDefault="007C685D">
      <w:pPr>
        <w:pStyle w:val="a5"/>
      </w:pPr>
      <w:r>
        <w:rPr>
          <w:rStyle w:val="a4"/>
        </w:rPr>
        <w:annotationRef/>
      </w:r>
    </w:p>
    <w:p w14:paraId="0064AFF0" w14:textId="77777777" w:rsidR="007C685D" w:rsidRDefault="007C685D">
      <w:pPr>
        <w:pStyle w:val="a5"/>
      </w:pPr>
      <w:r>
        <w:rPr>
          <w:rFonts w:hint="eastAsia"/>
        </w:rPr>
        <w:t>一、</w:t>
      </w:r>
      <w:r>
        <w:rPr>
          <w:rFonts w:hint="eastAsia"/>
        </w:rPr>
        <w:t>14</w:t>
      </w:r>
      <w:r>
        <w:rPr>
          <w:rFonts w:hint="eastAsia"/>
        </w:rPr>
        <w:t>標楷體</w:t>
      </w:r>
    </w:p>
    <w:p w14:paraId="31BE3F2A" w14:textId="77777777" w:rsidR="007C685D" w:rsidRDefault="007C685D">
      <w:pPr>
        <w:pStyle w:val="a5"/>
      </w:pPr>
      <w:r>
        <w:rPr>
          <w:rFonts w:hint="eastAsia"/>
        </w:rPr>
        <w:t>二、填寫範例：甲班</w:t>
      </w:r>
      <w:r>
        <w:rPr>
          <w:rFonts w:hint="eastAsia"/>
        </w:rPr>
        <w:t>16</w:t>
      </w:r>
      <w:r>
        <w:rPr>
          <w:rFonts w:hint="eastAsia"/>
        </w:rPr>
        <w:t>號林</w:t>
      </w:r>
      <w:proofErr w:type="gramStart"/>
      <w:r>
        <w:rPr>
          <w:rFonts w:hint="eastAsia"/>
        </w:rPr>
        <w:t>宥</w:t>
      </w:r>
      <w:proofErr w:type="gramEnd"/>
      <w:r>
        <w:rPr>
          <w:rFonts w:hint="eastAsia"/>
        </w:rPr>
        <w:t>嘉</w:t>
      </w:r>
    </w:p>
  </w:comment>
  <w:comment w:id="6" w:author="勤益" w:date="2007-07-14T13:06:00Z" w:initials="勤益">
    <w:p w14:paraId="6A89F1D8" w14:textId="77777777" w:rsidR="007C685D" w:rsidRDefault="007C685D">
      <w:pPr>
        <w:pStyle w:val="a5"/>
      </w:pPr>
      <w:r>
        <w:rPr>
          <w:rStyle w:val="a4"/>
        </w:rPr>
        <w:annotationRef/>
      </w:r>
      <w:r>
        <w:rPr>
          <w:rFonts w:hint="eastAsia"/>
        </w:rPr>
        <w:t>14</w:t>
      </w:r>
      <w:r>
        <w:rPr>
          <w:rFonts w:hint="eastAsia"/>
        </w:rPr>
        <w:t>標楷體</w:t>
      </w:r>
    </w:p>
  </w:comment>
  <w:comment w:id="7" w:author="勤益" w:date="2007-07-14T13:10:00Z" w:initials="勤益">
    <w:p w14:paraId="490FCD8D" w14:textId="77777777" w:rsidR="007C685D" w:rsidRDefault="007C685D">
      <w:pPr>
        <w:pStyle w:val="a5"/>
      </w:pPr>
      <w:r>
        <w:rPr>
          <w:rStyle w:val="a4"/>
        </w:rPr>
        <w:annotationRef/>
      </w:r>
    </w:p>
    <w:p w14:paraId="7E4D6B24" w14:textId="77777777" w:rsidR="007C685D" w:rsidRDefault="007C685D">
      <w:pPr>
        <w:pStyle w:val="a5"/>
      </w:pPr>
      <w:r>
        <w:rPr>
          <w:rFonts w:hint="eastAsia"/>
        </w:rPr>
        <w:t>一、</w:t>
      </w:r>
      <w:r>
        <w:rPr>
          <w:rFonts w:hint="eastAsia"/>
        </w:rPr>
        <w:t>14</w:t>
      </w:r>
      <w:r>
        <w:rPr>
          <w:rFonts w:hint="eastAsia"/>
        </w:rPr>
        <w:t>標楷體</w:t>
      </w:r>
    </w:p>
    <w:p w14:paraId="7B144ADF" w14:textId="77777777" w:rsidR="007C685D" w:rsidRDefault="007C685D">
      <w:pPr>
        <w:pStyle w:val="a5"/>
      </w:pPr>
      <w:r>
        <w:rPr>
          <w:rFonts w:hint="eastAsia"/>
        </w:rPr>
        <w:t>二、請填入指導老師姓名</w:t>
      </w:r>
    </w:p>
  </w:comment>
  <w:comment w:id="8" w:author="勤益" w:date="2008-09-18T07:49:00Z" w:initials="勤益">
    <w:p w14:paraId="54894485" w14:textId="77777777" w:rsidR="007C685D" w:rsidRDefault="007C685D">
      <w:pPr>
        <w:pStyle w:val="a5"/>
      </w:pPr>
      <w:r>
        <w:rPr>
          <w:rStyle w:val="a4"/>
        </w:rPr>
        <w:annotationRef/>
      </w:r>
    </w:p>
    <w:p w14:paraId="311697BB" w14:textId="77777777" w:rsidR="007C685D" w:rsidRDefault="007C685D">
      <w:pPr>
        <w:pStyle w:val="a5"/>
      </w:pPr>
      <w:r>
        <w:rPr>
          <w:rFonts w:hint="eastAsia"/>
        </w:rPr>
        <w:t>一、</w:t>
      </w:r>
      <w:r>
        <w:rPr>
          <w:rFonts w:hint="eastAsia"/>
        </w:rPr>
        <w:t>16</w:t>
      </w:r>
      <w:r>
        <w:rPr>
          <w:rFonts w:hint="eastAsia"/>
        </w:rPr>
        <w:t>標楷體</w:t>
      </w:r>
    </w:p>
    <w:p w14:paraId="4AC7AC9C" w14:textId="77777777" w:rsidR="007C685D" w:rsidRDefault="007C685D">
      <w:pPr>
        <w:pStyle w:val="a5"/>
      </w:pPr>
      <w:r>
        <w:rPr>
          <w:rFonts w:hint="eastAsia"/>
        </w:rPr>
        <w:t>二、請填入繳交進度報告日期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C4B264" w15:done="0"/>
  <w15:commentEx w15:paraId="67E4EDC4" w15:done="0"/>
  <w15:commentEx w15:paraId="54826C7E" w15:done="0"/>
  <w15:commentEx w15:paraId="2A88F404" w15:done="0"/>
  <w15:commentEx w15:paraId="630619EA" w15:done="0"/>
  <w15:commentEx w15:paraId="31BE3F2A" w15:done="0"/>
  <w15:commentEx w15:paraId="6A89F1D8" w15:done="0"/>
  <w15:commentEx w15:paraId="7B144ADF" w15:done="0"/>
  <w15:commentEx w15:paraId="4AC7AC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C4B264" w16cid:durableId="0A434685"/>
  <w16cid:commentId w16cid:paraId="67E4EDC4" w16cid:durableId="0A434705"/>
  <w16cid:commentId w16cid:paraId="54826C7E" w16cid:durableId="0A434725"/>
  <w16cid:commentId w16cid:paraId="2A88F404" w16cid:durableId="0A43474D"/>
  <w16cid:commentId w16cid:paraId="630619EA" w16cid:durableId="0A4347A8"/>
  <w16cid:commentId w16cid:paraId="31BE3F2A" w16cid:durableId="0A4347CD"/>
  <w16cid:commentId w16cid:paraId="6A89F1D8" w16cid:durableId="0A4348A3"/>
  <w16cid:commentId w16cid:paraId="7B144ADF" w16cid:durableId="0A4348D7"/>
  <w16cid:commentId w16cid:paraId="4AC7AC9C" w16cid:durableId="0A4349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3B0E" w14:textId="77777777" w:rsidR="002433C5" w:rsidRDefault="002433C5">
      <w:r>
        <w:separator/>
      </w:r>
    </w:p>
    <w:p w14:paraId="0B4A63BA" w14:textId="77777777" w:rsidR="002433C5" w:rsidRDefault="002433C5"/>
  </w:endnote>
  <w:endnote w:type="continuationSeparator" w:id="0">
    <w:p w14:paraId="24F45655" w14:textId="77777777" w:rsidR="002433C5" w:rsidRDefault="002433C5">
      <w:r>
        <w:continuationSeparator/>
      </w:r>
    </w:p>
    <w:p w14:paraId="4CA0D218" w14:textId="77777777" w:rsidR="002433C5" w:rsidRDefault="0024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640121"/>
      <w:docPartObj>
        <w:docPartGallery w:val="Page Numbers (Bottom of Page)"/>
        <w:docPartUnique/>
      </w:docPartObj>
    </w:sdtPr>
    <w:sdtContent>
      <w:p w14:paraId="32A0FB09" w14:textId="3F7DEAE0" w:rsidR="00410DCC" w:rsidRDefault="00410DCC">
        <w:pPr>
          <w:pStyle w:val="aa"/>
          <w:jc w:val="center"/>
        </w:pPr>
        <w:r>
          <w:fldChar w:fldCharType="begin"/>
        </w:r>
        <w:r>
          <w:instrText>PAGE   \* MERGEFORMAT</w:instrText>
        </w:r>
        <w:r>
          <w:fldChar w:fldCharType="separate"/>
        </w:r>
        <w:r w:rsidR="003A4793" w:rsidRPr="003A4793">
          <w:rPr>
            <w:noProof/>
            <w:lang w:val="zh-TW"/>
          </w:rPr>
          <w:t>17</w:t>
        </w:r>
        <w:r>
          <w:fldChar w:fldCharType="end"/>
        </w:r>
      </w:p>
    </w:sdtContent>
  </w:sdt>
  <w:p w14:paraId="5CFACEB3" w14:textId="77777777" w:rsidR="00B667D2" w:rsidRDefault="00B667D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97EC" w14:textId="2CB74B65" w:rsidR="009C37E6" w:rsidRDefault="009C37E6" w:rsidP="00814D9B">
    <w:pPr>
      <w:pStyle w:val="aa"/>
    </w:pPr>
  </w:p>
  <w:p w14:paraId="6302172A" w14:textId="77777777" w:rsidR="009C37E6" w:rsidRDefault="009C37E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97F28" w14:textId="77777777" w:rsidR="002433C5" w:rsidRDefault="002433C5">
      <w:r>
        <w:separator/>
      </w:r>
    </w:p>
    <w:p w14:paraId="4C800A81" w14:textId="77777777" w:rsidR="002433C5" w:rsidRDefault="002433C5"/>
  </w:footnote>
  <w:footnote w:type="continuationSeparator" w:id="0">
    <w:p w14:paraId="4D569B61" w14:textId="77777777" w:rsidR="002433C5" w:rsidRDefault="002433C5">
      <w:r>
        <w:continuationSeparator/>
      </w:r>
    </w:p>
    <w:p w14:paraId="0E93A56B" w14:textId="77777777" w:rsidR="002433C5" w:rsidRDefault="002433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7" type="#_x0000_t75" style="width:9pt;height:9pt" o:bullet="t">
        <v:imagedata r:id="rId1" o:title="BD14868_"/>
      </v:shape>
    </w:pict>
  </w:numPicBullet>
  <w:abstractNum w:abstractNumId="0" w15:restartNumberingAfterBreak="0">
    <w:nsid w:val="01751DB9"/>
    <w:multiLevelType w:val="hybridMultilevel"/>
    <w:tmpl w:val="0D54BE9A"/>
    <w:lvl w:ilvl="0" w:tplc="C234F548">
      <w:start w:val="2"/>
      <w:numFmt w:val="taiwaneseCountingThousand"/>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 w15:restartNumberingAfterBreak="0">
    <w:nsid w:val="02330B8C"/>
    <w:multiLevelType w:val="singleLevel"/>
    <w:tmpl w:val="5D58874C"/>
    <w:lvl w:ilvl="0">
      <w:start w:val="1"/>
      <w:numFmt w:val="decimal"/>
      <w:lvlText w:val="(%1)"/>
      <w:lvlJc w:val="left"/>
      <w:pPr>
        <w:tabs>
          <w:tab w:val="num" w:pos="2295"/>
        </w:tabs>
        <w:ind w:left="2295" w:hanging="375"/>
      </w:pPr>
      <w:rPr>
        <w:rFonts w:hint="eastAsia"/>
      </w:rPr>
    </w:lvl>
  </w:abstractNum>
  <w:abstractNum w:abstractNumId="2" w15:restartNumberingAfterBreak="0">
    <w:nsid w:val="0528733F"/>
    <w:multiLevelType w:val="singleLevel"/>
    <w:tmpl w:val="DAA69ABC"/>
    <w:lvl w:ilvl="0">
      <w:start w:val="1"/>
      <w:numFmt w:val="taiwaneseCountingThousand"/>
      <w:lvlText w:val="（%1）"/>
      <w:lvlJc w:val="left"/>
      <w:pPr>
        <w:tabs>
          <w:tab w:val="num" w:pos="1200"/>
        </w:tabs>
        <w:ind w:left="1200" w:hanging="720"/>
      </w:pPr>
      <w:rPr>
        <w:rFonts w:hint="eastAsia"/>
        <w:lang w:val="en-US"/>
      </w:rPr>
    </w:lvl>
  </w:abstractNum>
  <w:abstractNum w:abstractNumId="3" w15:restartNumberingAfterBreak="0">
    <w:nsid w:val="0F393B49"/>
    <w:multiLevelType w:val="hybridMultilevel"/>
    <w:tmpl w:val="607CDB20"/>
    <w:lvl w:ilvl="0" w:tplc="0409000F">
      <w:start w:val="1"/>
      <w:numFmt w:val="decimal"/>
      <w:lvlText w:val="%1."/>
      <w:lvlJc w:val="left"/>
      <w:pPr>
        <w:ind w:left="1189" w:hanging="480"/>
      </w:pPr>
    </w:lvl>
    <w:lvl w:ilvl="1" w:tplc="04090019">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4" w15:restartNumberingAfterBreak="0">
    <w:nsid w:val="102E5D56"/>
    <w:multiLevelType w:val="hybridMultilevel"/>
    <w:tmpl w:val="7556E858"/>
    <w:lvl w:ilvl="0" w:tplc="49B8A2EA">
      <w:start w:val="1"/>
      <w:numFmt w:val="taiwaneseCountingThousand"/>
      <w:lvlText w:val="(%1)"/>
      <w:lvlJc w:val="left"/>
      <w:pPr>
        <w:ind w:left="580" w:hanging="580"/>
      </w:pPr>
      <w:rPr>
        <w:rFonts w:hint="default"/>
        <w:b/>
        <w:bCs/>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0386041"/>
    <w:multiLevelType w:val="singleLevel"/>
    <w:tmpl w:val="5D58874C"/>
    <w:lvl w:ilvl="0">
      <w:start w:val="1"/>
      <w:numFmt w:val="decimal"/>
      <w:lvlText w:val="(%1)"/>
      <w:lvlJc w:val="left"/>
      <w:pPr>
        <w:tabs>
          <w:tab w:val="num" w:pos="2295"/>
        </w:tabs>
        <w:ind w:left="2295" w:hanging="375"/>
      </w:pPr>
      <w:rPr>
        <w:rFonts w:hint="eastAsia"/>
      </w:rPr>
    </w:lvl>
  </w:abstractNum>
  <w:abstractNum w:abstractNumId="6" w15:restartNumberingAfterBreak="0">
    <w:nsid w:val="13C93190"/>
    <w:multiLevelType w:val="hybridMultilevel"/>
    <w:tmpl w:val="1DBCF538"/>
    <w:lvl w:ilvl="0" w:tplc="8BD62E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5505A11"/>
    <w:multiLevelType w:val="multilevel"/>
    <w:tmpl w:val="BB24F3B6"/>
    <w:lvl w:ilvl="0">
      <w:start w:val="1"/>
      <w:numFmt w:val="none"/>
      <w:lvlText w:val="一、"/>
      <w:lvlJc w:val="left"/>
      <w:pPr>
        <w:ind w:left="425" w:hanging="425"/>
      </w:pPr>
      <w:rPr>
        <w:rFonts w:hint="eastAsia"/>
      </w:rPr>
    </w:lvl>
    <w:lvl w:ilvl="1">
      <w:start w:val="1"/>
      <w:numFmt w:val="decimal"/>
      <w:lvlText w:val="%1(一)"/>
      <w:lvlJc w:val="left"/>
      <w:pPr>
        <w:ind w:left="992" w:hanging="567"/>
      </w:pPr>
      <w:rPr>
        <w:rFonts w:hint="eastAsia"/>
      </w:rPr>
    </w:lvl>
    <w:lvl w:ilvl="2">
      <w:start w:val="1"/>
      <w:numFmt w:val="decimal"/>
      <w:lvlText w:val="%11."/>
      <w:lvlJc w:val="left"/>
      <w:pPr>
        <w:ind w:left="1418" w:hanging="567"/>
      </w:pPr>
      <w:rPr>
        <w:rFonts w:hint="eastAsia"/>
      </w:rPr>
    </w:lvl>
    <w:lvl w:ilvl="3">
      <w:start w:val="1"/>
      <w:numFmt w:val="decimal"/>
      <w:lvlText w:val="%1(1)"/>
      <w:lvlJc w:val="left"/>
      <w:pPr>
        <w:ind w:left="1984" w:hanging="708"/>
      </w:pPr>
      <w:rPr>
        <w:rFonts w:hint="eastAsia"/>
      </w:rPr>
    </w:lvl>
    <w:lvl w:ilvl="4">
      <w:start w:val="1"/>
      <w:numFmt w:val="decimal"/>
      <w:lvlText w:val="%1"/>
      <w:lvlJc w:val="left"/>
      <w:pPr>
        <w:ind w:left="2551" w:hanging="850"/>
      </w:pPr>
      <w:rPr>
        <w:rFonts w:hint="eastAsia"/>
      </w:rPr>
    </w:lvl>
    <w:lvl w:ilvl="5">
      <w:start w:val="1"/>
      <w:numFmt w:val="decimal"/>
      <w:lvlText w:val="%1"/>
      <w:lvlJc w:val="left"/>
      <w:pPr>
        <w:ind w:left="3260" w:hanging="1134"/>
      </w:pPr>
      <w:rPr>
        <w:rFonts w:hint="eastAsia"/>
      </w:rPr>
    </w:lvl>
    <w:lvl w:ilvl="6">
      <w:start w:val="1"/>
      <w:numFmt w:val="decimal"/>
      <w:lvlText w:val="%1"/>
      <w:lvlJc w:val="left"/>
      <w:pPr>
        <w:ind w:left="3827" w:hanging="1276"/>
      </w:pPr>
      <w:rPr>
        <w:rFonts w:hint="eastAsia"/>
      </w:rPr>
    </w:lvl>
    <w:lvl w:ilvl="7">
      <w:start w:val="1"/>
      <w:numFmt w:val="decimal"/>
      <w:lvlText w:val="%1"/>
      <w:lvlJc w:val="left"/>
      <w:pPr>
        <w:ind w:left="4394" w:hanging="1418"/>
      </w:pPr>
      <w:rPr>
        <w:rFonts w:hint="eastAsia"/>
      </w:rPr>
    </w:lvl>
    <w:lvl w:ilvl="8">
      <w:start w:val="1"/>
      <w:numFmt w:val="decimal"/>
      <w:lvlText w:val="%1"/>
      <w:lvlJc w:val="left"/>
      <w:pPr>
        <w:ind w:left="5102" w:hanging="1700"/>
      </w:pPr>
      <w:rPr>
        <w:rFonts w:hint="eastAsia"/>
      </w:rPr>
    </w:lvl>
  </w:abstractNum>
  <w:abstractNum w:abstractNumId="8" w15:restartNumberingAfterBreak="0">
    <w:nsid w:val="176A01B1"/>
    <w:multiLevelType w:val="multilevel"/>
    <w:tmpl w:val="BB24F3B6"/>
    <w:lvl w:ilvl="0">
      <w:start w:val="1"/>
      <w:numFmt w:val="none"/>
      <w:lvlText w:val="一、"/>
      <w:lvlJc w:val="left"/>
      <w:pPr>
        <w:ind w:left="425" w:hanging="425"/>
      </w:pPr>
      <w:rPr>
        <w:rFonts w:hint="eastAsia"/>
      </w:rPr>
    </w:lvl>
    <w:lvl w:ilvl="1">
      <w:start w:val="1"/>
      <w:numFmt w:val="decimal"/>
      <w:lvlText w:val="%1(一)"/>
      <w:lvlJc w:val="left"/>
      <w:pPr>
        <w:ind w:left="992" w:hanging="567"/>
      </w:pPr>
      <w:rPr>
        <w:rFonts w:hint="eastAsia"/>
      </w:rPr>
    </w:lvl>
    <w:lvl w:ilvl="2">
      <w:start w:val="1"/>
      <w:numFmt w:val="decimal"/>
      <w:lvlText w:val="%11."/>
      <w:lvlJc w:val="left"/>
      <w:pPr>
        <w:ind w:left="1418" w:hanging="567"/>
      </w:pPr>
      <w:rPr>
        <w:rFonts w:hint="eastAsia"/>
      </w:rPr>
    </w:lvl>
    <w:lvl w:ilvl="3">
      <w:start w:val="1"/>
      <w:numFmt w:val="decimal"/>
      <w:lvlText w:val="%1(1)"/>
      <w:lvlJc w:val="left"/>
      <w:pPr>
        <w:ind w:left="1984" w:hanging="708"/>
      </w:pPr>
      <w:rPr>
        <w:rFonts w:hint="eastAsia"/>
      </w:rPr>
    </w:lvl>
    <w:lvl w:ilvl="4">
      <w:start w:val="1"/>
      <w:numFmt w:val="decimal"/>
      <w:lvlText w:val="%1"/>
      <w:lvlJc w:val="left"/>
      <w:pPr>
        <w:ind w:left="2551" w:hanging="850"/>
      </w:pPr>
      <w:rPr>
        <w:rFonts w:hint="eastAsia"/>
      </w:rPr>
    </w:lvl>
    <w:lvl w:ilvl="5">
      <w:start w:val="1"/>
      <w:numFmt w:val="decimal"/>
      <w:lvlText w:val="%1"/>
      <w:lvlJc w:val="left"/>
      <w:pPr>
        <w:ind w:left="3260" w:hanging="1134"/>
      </w:pPr>
      <w:rPr>
        <w:rFonts w:hint="eastAsia"/>
      </w:rPr>
    </w:lvl>
    <w:lvl w:ilvl="6">
      <w:start w:val="1"/>
      <w:numFmt w:val="decimal"/>
      <w:lvlText w:val="%1"/>
      <w:lvlJc w:val="left"/>
      <w:pPr>
        <w:ind w:left="3827" w:hanging="1276"/>
      </w:pPr>
      <w:rPr>
        <w:rFonts w:hint="eastAsia"/>
      </w:rPr>
    </w:lvl>
    <w:lvl w:ilvl="7">
      <w:start w:val="1"/>
      <w:numFmt w:val="decimal"/>
      <w:lvlText w:val="%1"/>
      <w:lvlJc w:val="left"/>
      <w:pPr>
        <w:ind w:left="4394" w:hanging="1418"/>
      </w:pPr>
      <w:rPr>
        <w:rFonts w:hint="eastAsia"/>
      </w:rPr>
    </w:lvl>
    <w:lvl w:ilvl="8">
      <w:start w:val="1"/>
      <w:numFmt w:val="decimal"/>
      <w:lvlText w:val="%1"/>
      <w:lvlJc w:val="left"/>
      <w:pPr>
        <w:ind w:left="5102" w:hanging="1700"/>
      </w:pPr>
      <w:rPr>
        <w:rFonts w:hint="eastAsia"/>
      </w:rPr>
    </w:lvl>
  </w:abstractNum>
  <w:abstractNum w:abstractNumId="9" w15:restartNumberingAfterBreak="0">
    <w:nsid w:val="1F3D112C"/>
    <w:multiLevelType w:val="hybridMultilevel"/>
    <w:tmpl w:val="3F4460BA"/>
    <w:lvl w:ilvl="0" w:tplc="A0822E30">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16A1AA0"/>
    <w:multiLevelType w:val="singleLevel"/>
    <w:tmpl w:val="C1D463E0"/>
    <w:lvl w:ilvl="0">
      <w:start w:val="1"/>
      <w:numFmt w:val="taiwaneseCountingThousand"/>
      <w:lvlText w:val="（%1）"/>
      <w:lvlJc w:val="left"/>
      <w:pPr>
        <w:tabs>
          <w:tab w:val="num" w:pos="1200"/>
        </w:tabs>
        <w:ind w:left="1200" w:hanging="720"/>
      </w:pPr>
      <w:rPr>
        <w:rFonts w:hint="eastAsia"/>
        <w:lang w:val="en-US"/>
      </w:rPr>
    </w:lvl>
  </w:abstractNum>
  <w:abstractNum w:abstractNumId="11" w15:restartNumberingAfterBreak="0">
    <w:nsid w:val="22C634D7"/>
    <w:multiLevelType w:val="hybridMultilevel"/>
    <w:tmpl w:val="53287EE2"/>
    <w:lvl w:ilvl="0" w:tplc="FFFFFFFF">
      <w:start w:val="1"/>
      <w:numFmt w:val="taiwaneseCountingThousand"/>
      <w:lvlText w:val="（%1）"/>
      <w:lvlJc w:val="left"/>
      <w:pPr>
        <w:tabs>
          <w:tab w:val="num" w:pos="2320"/>
        </w:tabs>
        <w:ind w:left="2320" w:hanging="720"/>
      </w:pPr>
      <w:rPr>
        <w:rFonts w:hint="eastAsia"/>
      </w:rPr>
    </w:lvl>
    <w:lvl w:ilvl="1" w:tplc="FFFFFFFF">
      <w:start w:val="1"/>
      <w:numFmt w:val="decimal"/>
      <w:lvlText w:val="%2."/>
      <w:lvlJc w:val="left"/>
      <w:pPr>
        <w:tabs>
          <w:tab w:val="num" w:pos="2440"/>
        </w:tabs>
        <w:ind w:left="2440" w:hanging="360"/>
      </w:pPr>
      <w:rPr>
        <w:rFonts w:hint="eastAsia"/>
      </w:rPr>
    </w:lvl>
    <w:lvl w:ilvl="2" w:tplc="FFFFFFFF">
      <w:start w:val="1"/>
      <w:numFmt w:val="lowerRoman"/>
      <w:lvlText w:val="%3."/>
      <w:lvlJc w:val="right"/>
      <w:pPr>
        <w:tabs>
          <w:tab w:val="num" w:pos="3040"/>
        </w:tabs>
        <w:ind w:left="3040" w:hanging="480"/>
      </w:pPr>
    </w:lvl>
    <w:lvl w:ilvl="3" w:tplc="FFFFFFFF" w:tentative="1">
      <w:start w:val="1"/>
      <w:numFmt w:val="decimal"/>
      <w:lvlText w:val="%4."/>
      <w:lvlJc w:val="left"/>
      <w:pPr>
        <w:tabs>
          <w:tab w:val="num" w:pos="3520"/>
        </w:tabs>
        <w:ind w:left="3520" w:hanging="480"/>
      </w:pPr>
    </w:lvl>
    <w:lvl w:ilvl="4" w:tplc="FFFFFFFF" w:tentative="1">
      <w:start w:val="1"/>
      <w:numFmt w:val="ideographTraditional"/>
      <w:lvlText w:val="%5、"/>
      <w:lvlJc w:val="left"/>
      <w:pPr>
        <w:tabs>
          <w:tab w:val="num" w:pos="4000"/>
        </w:tabs>
        <w:ind w:left="4000" w:hanging="480"/>
      </w:pPr>
    </w:lvl>
    <w:lvl w:ilvl="5" w:tplc="FFFFFFFF" w:tentative="1">
      <w:start w:val="1"/>
      <w:numFmt w:val="lowerRoman"/>
      <w:lvlText w:val="%6."/>
      <w:lvlJc w:val="right"/>
      <w:pPr>
        <w:tabs>
          <w:tab w:val="num" w:pos="4480"/>
        </w:tabs>
        <w:ind w:left="4480" w:hanging="480"/>
      </w:pPr>
    </w:lvl>
    <w:lvl w:ilvl="6" w:tplc="FFFFFFFF" w:tentative="1">
      <w:start w:val="1"/>
      <w:numFmt w:val="decimal"/>
      <w:lvlText w:val="%7."/>
      <w:lvlJc w:val="left"/>
      <w:pPr>
        <w:tabs>
          <w:tab w:val="num" w:pos="4960"/>
        </w:tabs>
        <w:ind w:left="4960" w:hanging="480"/>
      </w:pPr>
    </w:lvl>
    <w:lvl w:ilvl="7" w:tplc="FFFFFFFF" w:tentative="1">
      <w:start w:val="1"/>
      <w:numFmt w:val="ideographTraditional"/>
      <w:lvlText w:val="%8、"/>
      <w:lvlJc w:val="left"/>
      <w:pPr>
        <w:tabs>
          <w:tab w:val="num" w:pos="5440"/>
        </w:tabs>
        <w:ind w:left="5440" w:hanging="480"/>
      </w:pPr>
    </w:lvl>
    <w:lvl w:ilvl="8" w:tplc="FFFFFFFF" w:tentative="1">
      <w:start w:val="1"/>
      <w:numFmt w:val="lowerRoman"/>
      <w:lvlText w:val="%9."/>
      <w:lvlJc w:val="right"/>
      <w:pPr>
        <w:tabs>
          <w:tab w:val="num" w:pos="5920"/>
        </w:tabs>
        <w:ind w:left="5920" w:hanging="480"/>
      </w:pPr>
    </w:lvl>
  </w:abstractNum>
  <w:abstractNum w:abstractNumId="12" w15:restartNumberingAfterBreak="0">
    <w:nsid w:val="2442360F"/>
    <w:multiLevelType w:val="hybridMultilevel"/>
    <w:tmpl w:val="2CB45534"/>
    <w:lvl w:ilvl="0" w:tplc="7D1C0F9E">
      <w:start w:val="3"/>
      <w:numFmt w:val="decimal"/>
      <w:lvlText w:val="%1."/>
      <w:lvlJc w:val="left"/>
      <w:pPr>
        <w:tabs>
          <w:tab w:val="num" w:pos="2400"/>
        </w:tabs>
        <w:ind w:left="2400" w:hanging="480"/>
      </w:pPr>
      <w:rPr>
        <w:rFonts w:hint="eastAsia"/>
      </w:rPr>
    </w:lvl>
    <w:lvl w:ilvl="1" w:tplc="04090019">
      <w:start w:val="1"/>
      <w:numFmt w:val="ideographTraditional"/>
      <w:lvlText w:val="%2、"/>
      <w:lvlJc w:val="left"/>
      <w:pPr>
        <w:tabs>
          <w:tab w:val="num" w:pos="2400"/>
        </w:tabs>
        <w:ind w:left="2400" w:hanging="480"/>
      </w:pPr>
    </w:lvl>
    <w:lvl w:ilvl="2" w:tplc="0409001B">
      <w:start w:val="1"/>
      <w:numFmt w:val="lowerRoman"/>
      <w:lvlText w:val="%3."/>
      <w:lvlJc w:val="right"/>
      <w:pPr>
        <w:tabs>
          <w:tab w:val="num" w:pos="2880"/>
        </w:tabs>
        <w:ind w:left="2880" w:hanging="480"/>
      </w:pPr>
    </w:lvl>
    <w:lvl w:ilvl="3" w:tplc="0409000F">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3" w15:restartNumberingAfterBreak="0">
    <w:nsid w:val="24447FBE"/>
    <w:multiLevelType w:val="hybridMultilevel"/>
    <w:tmpl w:val="4B5C5F02"/>
    <w:lvl w:ilvl="0" w:tplc="96EC4C88">
      <w:start w:val="1"/>
      <w:numFmt w:val="taiwaneseCountingThousand"/>
      <w:lvlText w:val="%1、"/>
      <w:lvlJc w:val="left"/>
      <w:pPr>
        <w:ind w:left="720" w:hanging="720"/>
      </w:pPr>
      <w:rPr>
        <w:rFonts w:ascii="Times New Roman" w:hAnsi="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64554DB"/>
    <w:multiLevelType w:val="hybridMultilevel"/>
    <w:tmpl w:val="060A2102"/>
    <w:lvl w:ilvl="0" w:tplc="49B8A2EA">
      <w:start w:val="1"/>
      <w:numFmt w:val="taiwaneseCountingThousand"/>
      <w:lvlText w:val="(%1)"/>
      <w:lvlJc w:val="left"/>
      <w:pPr>
        <w:ind w:left="1225" w:hanging="505"/>
      </w:pPr>
      <w:rPr>
        <w:rFonts w:hint="default"/>
        <w:b/>
        <w:bCs/>
        <w:sz w:val="28"/>
        <w:szCs w:val="28"/>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 w15:restartNumberingAfterBreak="0">
    <w:nsid w:val="2B28484E"/>
    <w:multiLevelType w:val="hybridMultilevel"/>
    <w:tmpl w:val="3538F5AE"/>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2B5807A3"/>
    <w:multiLevelType w:val="hybridMultilevel"/>
    <w:tmpl w:val="78C6C4BC"/>
    <w:lvl w:ilvl="0" w:tplc="537AD342">
      <w:start w:val="1"/>
      <w:numFmt w:val="decimal"/>
      <w:lvlText w:val="%1."/>
      <w:lvlJc w:val="left"/>
      <w:pPr>
        <w:tabs>
          <w:tab w:val="num" w:pos="813"/>
        </w:tabs>
        <w:ind w:left="813" w:hanging="360"/>
      </w:pPr>
      <w:rPr>
        <w:rFonts w:hint="default"/>
      </w:rPr>
    </w:lvl>
    <w:lvl w:ilvl="1" w:tplc="04090019">
      <w:start w:val="1"/>
      <w:numFmt w:val="ideographTraditional"/>
      <w:lvlText w:val="%2、"/>
      <w:lvlJc w:val="left"/>
      <w:pPr>
        <w:tabs>
          <w:tab w:val="num" w:pos="1413"/>
        </w:tabs>
        <w:ind w:left="1413" w:hanging="480"/>
      </w:pPr>
    </w:lvl>
    <w:lvl w:ilvl="2" w:tplc="D35C250C">
      <w:start w:val="1"/>
      <w:numFmt w:val="decimal"/>
      <w:lvlText w:val="（%3）"/>
      <w:lvlJc w:val="left"/>
      <w:pPr>
        <w:tabs>
          <w:tab w:val="num" w:pos="2133"/>
        </w:tabs>
        <w:ind w:left="2133" w:hanging="720"/>
      </w:pPr>
      <w:rPr>
        <w:rFonts w:hint="default"/>
      </w:rPr>
    </w:lvl>
    <w:lvl w:ilvl="3" w:tplc="0409000F">
      <w:start w:val="1"/>
      <w:numFmt w:val="decimal"/>
      <w:lvlText w:val="%4."/>
      <w:lvlJc w:val="left"/>
      <w:pPr>
        <w:tabs>
          <w:tab w:val="num" w:pos="2373"/>
        </w:tabs>
        <w:ind w:left="2373" w:hanging="480"/>
      </w:pPr>
    </w:lvl>
    <w:lvl w:ilvl="4" w:tplc="04090019" w:tentative="1">
      <w:start w:val="1"/>
      <w:numFmt w:val="ideographTraditional"/>
      <w:lvlText w:val="%5、"/>
      <w:lvlJc w:val="left"/>
      <w:pPr>
        <w:tabs>
          <w:tab w:val="num" w:pos="2853"/>
        </w:tabs>
        <w:ind w:left="2853" w:hanging="480"/>
      </w:pPr>
    </w:lvl>
    <w:lvl w:ilvl="5" w:tplc="0409001B" w:tentative="1">
      <w:start w:val="1"/>
      <w:numFmt w:val="lowerRoman"/>
      <w:lvlText w:val="%6."/>
      <w:lvlJc w:val="right"/>
      <w:pPr>
        <w:tabs>
          <w:tab w:val="num" w:pos="3333"/>
        </w:tabs>
        <w:ind w:left="3333" w:hanging="480"/>
      </w:pPr>
    </w:lvl>
    <w:lvl w:ilvl="6" w:tplc="0409000F" w:tentative="1">
      <w:start w:val="1"/>
      <w:numFmt w:val="decimal"/>
      <w:lvlText w:val="%7."/>
      <w:lvlJc w:val="left"/>
      <w:pPr>
        <w:tabs>
          <w:tab w:val="num" w:pos="3813"/>
        </w:tabs>
        <w:ind w:left="3813" w:hanging="480"/>
      </w:pPr>
    </w:lvl>
    <w:lvl w:ilvl="7" w:tplc="04090019" w:tentative="1">
      <w:start w:val="1"/>
      <w:numFmt w:val="ideographTraditional"/>
      <w:lvlText w:val="%8、"/>
      <w:lvlJc w:val="left"/>
      <w:pPr>
        <w:tabs>
          <w:tab w:val="num" w:pos="4293"/>
        </w:tabs>
        <w:ind w:left="4293" w:hanging="480"/>
      </w:pPr>
    </w:lvl>
    <w:lvl w:ilvl="8" w:tplc="0409001B" w:tentative="1">
      <w:start w:val="1"/>
      <w:numFmt w:val="lowerRoman"/>
      <w:lvlText w:val="%9."/>
      <w:lvlJc w:val="right"/>
      <w:pPr>
        <w:tabs>
          <w:tab w:val="num" w:pos="4773"/>
        </w:tabs>
        <w:ind w:left="4773" w:hanging="480"/>
      </w:pPr>
    </w:lvl>
  </w:abstractNum>
  <w:abstractNum w:abstractNumId="17" w15:restartNumberingAfterBreak="0">
    <w:nsid w:val="2CE34AE8"/>
    <w:multiLevelType w:val="singleLevel"/>
    <w:tmpl w:val="5D58874C"/>
    <w:lvl w:ilvl="0">
      <w:start w:val="1"/>
      <w:numFmt w:val="decimal"/>
      <w:lvlText w:val="(%1)"/>
      <w:lvlJc w:val="left"/>
      <w:pPr>
        <w:tabs>
          <w:tab w:val="num" w:pos="2295"/>
        </w:tabs>
        <w:ind w:left="2295" w:hanging="375"/>
      </w:pPr>
      <w:rPr>
        <w:rFonts w:hint="eastAsia"/>
      </w:rPr>
    </w:lvl>
  </w:abstractNum>
  <w:abstractNum w:abstractNumId="18" w15:restartNumberingAfterBreak="0">
    <w:nsid w:val="39BC2949"/>
    <w:multiLevelType w:val="hybridMultilevel"/>
    <w:tmpl w:val="7D3AB1D4"/>
    <w:lvl w:ilvl="0" w:tplc="A1E0BBD6">
      <w:start w:val="3"/>
      <w:numFmt w:val="decimal"/>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9" w15:restartNumberingAfterBreak="0">
    <w:nsid w:val="3EE468C0"/>
    <w:multiLevelType w:val="hybridMultilevel"/>
    <w:tmpl w:val="D248AB0C"/>
    <w:lvl w:ilvl="0" w:tplc="5D58874C">
      <w:start w:val="1"/>
      <w:numFmt w:val="decimal"/>
      <w:lvlText w:val="(%1)"/>
      <w:lvlJc w:val="left"/>
      <w:pPr>
        <w:tabs>
          <w:tab w:val="num" w:pos="2295"/>
        </w:tabs>
        <w:ind w:left="2295" w:hanging="37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08C7EEE"/>
    <w:multiLevelType w:val="hybridMultilevel"/>
    <w:tmpl w:val="AC2C8B32"/>
    <w:lvl w:ilvl="0" w:tplc="422260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0E66C2E"/>
    <w:multiLevelType w:val="hybridMultilevel"/>
    <w:tmpl w:val="04FA6AE8"/>
    <w:lvl w:ilvl="0" w:tplc="04090015">
      <w:start w:val="1"/>
      <w:numFmt w:val="taiwaneseCountingThousand"/>
      <w:lvlText w:val="%1、"/>
      <w:lvlJc w:val="left"/>
      <w:pPr>
        <w:ind w:left="1331" w:hanging="480"/>
      </w:p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2" w15:restartNumberingAfterBreak="0">
    <w:nsid w:val="43AB4119"/>
    <w:multiLevelType w:val="singleLevel"/>
    <w:tmpl w:val="5D58874C"/>
    <w:lvl w:ilvl="0">
      <w:start w:val="1"/>
      <w:numFmt w:val="decimal"/>
      <w:lvlText w:val="(%1)"/>
      <w:lvlJc w:val="left"/>
      <w:pPr>
        <w:tabs>
          <w:tab w:val="num" w:pos="2295"/>
        </w:tabs>
        <w:ind w:left="2295" w:hanging="375"/>
      </w:pPr>
      <w:rPr>
        <w:rFonts w:hint="eastAsia"/>
      </w:rPr>
    </w:lvl>
  </w:abstractNum>
  <w:abstractNum w:abstractNumId="23" w15:restartNumberingAfterBreak="0">
    <w:nsid w:val="44BB70F6"/>
    <w:multiLevelType w:val="hybridMultilevel"/>
    <w:tmpl w:val="26CE2236"/>
    <w:lvl w:ilvl="0" w:tplc="49B8A2EA">
      <w:start w:val="1"/>
      <w:numFmt w:val="taiwaneseCountingThousand"/>
      <w:lvlText w:val="(%1)"/>
      <w:lvlJc w:val="left"/>
      <w:pPr>
        <w:ind w:left="580" w:hanging="580"/>
      </w:pPr>
      <w:rPr>
        <w:rFonts w:hint="default"/>
        <w:b/>
        <w:bCs/>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8860E50"/>
    <w:multiLevelType w:val="hybridMultilevel"/>
    <w:tmpl w:val="91A858C0"/>
    <w:lvl w:ilvl="0" w:tplc="C234F548">
      <w:start w:val="2"/>
      <w:numFmt w:val="taiwaneseCountingThousand"/>
      <w:lvlText w:val="%1、"/>
      <w:lvlJc w:val="left"/>
      <w:pPr>
        <w:ind w:left="580" w:hanging="5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107B79"/>
    <w:multiLevelType w:val="hybridMultilevel"/>
    <w:tmpl w:val="60949B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EE45608"/>
    <w:multiLevelType w:val="hybridMultilevel"/>
    <w:tmpl w:val="3D5E952E"/>
    <w:lvl w:ilvl="0" w:tplc="FFFFFFFF">
      <w:start w:val="1"/>
      <w:numFmt w:val="taiwaneseCountingThousand"/>
      <w:lvlText w:val="(%1)"/>
      <w:lvlJc w:val="left"/>
      <w:pPr>
        <w:ind w:left="580" w:hanging="580"/>
      </w:pPr>
      <w:rPr>
        <w:rFonts w:hint="default"/>
        <w:b/>
        <w:bCs/>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4EE5634D"/>
    <w:multiLevelType w:val="hybridMultilevel"/>
    <w:tmpl w:val="AD4819E0"/>
    <w:lvl w:ilvl="0" w:tplc="749A96E8">
      <w:start w:val="1"/>
      <w:numFmt w:val="decimal"/>
      <w:lvlText w:val="(%1)"/>
      <w:lvlJc w:val="left"/>
      <w:pPr>
        <w:ind w:left="1040" w:hanging="360"/>
      </w:pPr>
      <w:rPr>
        <w:rFonts w:hint="default"/>
      </w:rPr>
    </w:lvl>
    <w:lvl w:ilvl="1" w:tplc="04090019" w:tentative="1">
      <w:start w:val="1"/>
      <w:numFmt w:val="ideographTraditional"/>
      <w:lvlText w:val="%2、"/>
      <w:lvlJc w:val="left"/>
      <w:pPr>
        <w:ind w:left="1640" w:hanging="480"/>
      </w:pPr>
    </w:lvl>
    <w:lvl w:ilvl="2" w:tplc="0409001B" w:tentative="1">
      <w:start w:val="1"/>
      <w:numFmt w:val="lowerRoman"/>
      <w:lvlText w:val="%3."/>
      <w:lvlJc w:val="right"/>
      <w:pPr>
        <w:ind w:left="2120" w:hanging="480"/>
      </w:pPr>
    </w:lvl>
    <w:lvl w:ilvl="3" w:tplc="0409000F" w:tentative="1">
      <w:start w:val="1"/>
      <w:numFmt w:val="decimal"/>
      <w:lvlText w:val="%4."/>
      <w:lvlJc w:val="left"/>
      <w:pPr>
        <w:ind w:left="2600" w:hanging="480"/>
      </w:pPr>
    </w:lvl>
    <w:lvl w:ilvl="4" w:tplc="04090019" w:tentative="1">
      <w:start w:val="1"/>
      <w:numFmt w:val="ideographTraditional"/>
      <w:lvlText w:val="%5、"/>
      <w:lvlJc w:val="left"/>
      <w:pPr>
        <w:ind w:left="3080" w:hanging="480"/>
      </w:pPr>
    </w:lvl>
    <w:lvl w:ilvl="5" w:tplc="0409001B" w:tentative="1">
      <w:start w:val="1"/>
      <w:numFmt w:val="lowerRoman"/>
      <w:lvlText w:val="%6."/>
      <w:lvlJc w:val="right"/>
      <w:pPr>
        <w:ind w:left="3560" w:hanging="480"/>
      </w:pPr>
    </w:lvl>
    <w:lvl w:ilvl="6" w:tplc="0409000F" w:tentative="1">
      <w:start w:val="1"/>
      <w:numFmt w:val="decimal"/>
      <w:lvlText w:val="%7."/>
      <w:lvlJc w:val="left"/>
      <w:pPr>
        <w:ind w:left="4040" w:hanging="480"/>
      </w:pPr>
    </w:lvl>
    <w:lvl w:ilvl="7" w:tplc="04090019" w:tentative="1">
      <w:start w:val="1"/>
      <w:numFmt w:val="ideographTraditional"/>
      <w:lvlText w:val="%8、"/>
      <w:lvlJc w:val="left"/>
      <w:pPr>
        <w:ind w:left="4520" w:hanging="480"/>
      </w:pPr>
    </w:lvl>
    <w:lvl w:ilvl="8" w:tplc="0409001B" w:tentative="1">
      <w:start w:val="1"/>
      <w:numFmt w:val="lowerRoman"/>
      <w:lvlText w:val="%9."/>
      <w:lvlJc w:val="right"/>
      <w:pPr>
        <w:ind w:left="5000" w:hanging="480"/>
      </w:pPr>
    </w:lvl>
  </w:abstractNum>
  <w:abstractNum w:abstractNumId="28" w15:restartNumberingAfterBreak="0">
    <w:nsid w:val="4F361FED"/>
    <w:multiLevelType w:val="hybridMultilevel"/>
    <w:tmpl w:val="F58C91C4"/>
    <w:lvl w:ilvl="0" w:tplc="FFFFFFFF">
      <w:start w:val="1"/>
      <w:numFmt w:val="taiwaneseCountingThousand"/>
      <w:lvlText w:val="（%1）"/>
      <w:lvlJc w:val="left"/>
      <w:pPr>
        <w:tabs>
          <w:tab w:val="num" w:pos="1440"/>
        </w:tabs>
        <w:ind w:left="1440" w:hanging="720"/>
      </w:pPr>
      <w:rPr>
        <w:rFonts w:hint="eastAsia"/>
      </w:rPr>
    </w:lvl>
    <w:lvl w:ilvl="1" w:tplc="0B342B96">
      <w:start w:val="1"/>
      <w:numFmt w:val="decimal"/>
      <w:lvlText w:val="%2."/>
      <w:lvlJc w:val="left"/>
      <w:pPr>
        <w:tabs>
          <w:tab w:val="num" w:pos="960"/>
        </w:tabs>
        <w:ind w:left="960" w:hanging="4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521775B9"/>
    <w:multiLevelType w:val="hybridMultilevel"/>
    <w:tmpl w:val="F25436F0"/>
    <w:lvl w:ilvl="0" w:tplc="96EC4C88">
      <w:start w:val="1"/>
      <w:numFmt w:val="taiwaneseCountingThousand"/>
      <w:lvlText w:val="%1、"/>
      <w:lvlJc w:val="left"/>
      <w:pPr>
        <w:ind w:left="1440" w:hanging="720"/>
      </w:pPr>
      <w:rPr>
        <w:rFonts w:ascii="Times New Roman" w:hAnsi="Times New Roman"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0" w15:restartNumberingAfterBreak="0">
    <w:nsid w:val="58086275"/>
    <w:multiLevelType w:val="singleLevel"/>
    <w:tmpl w:val="EC065404"/>
    <w:lvl w:ilvl="0">
      <w:start w:val="1"/>
      <w:numFmt w:val="taiwaneseCountingThousand"/>
      <w:lvlText w:val="（%1）"/>
      <w:lvlJc w:val="left"/>
      <w:pPr>
        <w:tabs>
          <w:tab w:val="num" w:pos="1200"/>
        </w:tabs>
        <w:ind w:left="1200" w:hanging="720"/>
      </w:pPr>
      <w:rPr>
        <w:rFonts w:hint="eastAsia"/>
        <w:lang w:val="en-US"/>
      </w:rPr>
    </w:lvl>
  </w:abstractNum>
  <w:abstractNum w:abstractNumId="31" w15:restartNumberingAfterBreak="0">
    <w:nsid w:val="5C51614C"/>
    <w:multiLevelType w:val="hybridMultilevel"/>
    <w:tmpl w:val="C322A942"/>
    <w:lvl w:ilvl="0" w:tplc="A072E78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2" w15:restartNumberingAfterBreak="0">
    <w:nsid w:val="5FB45202"/>
    <w:multiLevelType w:val="hybridMultilevel"/>
    <w:tmpl w:val="DE5040F6"/>
    <w:lvl w:ilvl="0" w:tplc="FFFFFFFF">
      <w:start w:val="1"/>
      <w:numFmt w:val="taiwaneseCountingThousand"/>
      <w:lvlText w:val="（%1）"/>
      <w:lvlJc w:val="left"/>
      <w:pPr>
        <w:tabs>
          <w:tab w:val="num" w:pos="1360"/>
        </w:tabs>
        <w:ind w:left="1360" w:hanging="720"/>
      </w:pPr>
      <w:rPr>
        <w:rFonts w:hint="eastAsia"/>
      </w:rPr>
    </w:lvl>
    <w:lvl w:ilvl="1" w:tplc="7966D8C0">
      <w:start w:val="3"/>
      <w:numFmt w:val="decimal"/>
      <w:lvlText w:val="%2、"/>
      <w:lvlJc w:val="left"/>
      <w:pPr>
        <w:tabs>
          <w:tab w:val="num" w:pos="760"/>
        </w:tabs>
        <w:ind w:left="760" w:hanging="360"/>
      </w:pPr>
      <w:rPr>
        <w:rFonts w:hint="default"/>
      </w:rPr>
    </w:lvl>
    <w:lvl w:ilvl="2" w:tplc="FFFFFFFF" w:tentative="1">
      <w:start w:val="1"/>
      <w:numFmt w:val="lowerRoman"/>
      <w:lvlText w:val="%3."/>
      <w:lvlJc w:val="right"/>
      <w:pPr>
        <w:tabs>
          <w:tab w:val="num" w:pos="1360"/>
        </w:tabs>
        <w:ind w:left="1360" w:hanging="480"/>
      </w:pPr>
    </w:lvl>
    <w:lvl w:ilvl="3" w:tplc="FFFFFFFF" w:tentative="1">
      <w:start w:val="1"/>
      <w:numFmt w:val="decimal"/>
      <w:lvlText w:val="%4."/>
      <w:lvlJc w:val="left"/>
      <w:pPr>
        <w:tabs>
          <w:tab w:val="num" w:pos="1840"/>
        </w:tabs>
        <w:ind w:left="1840" w:hanging="480"/>
      </w:pPr>
    </w:lvl>
    <w:lvl w:ilvl="4" w:tplc="FFFFFFFF" w:tentative="1">
      <w:start w:val="1"/>
      <w:numFmt w:val="ideographTraditional"/>
      <w:lvlText w:val="%5、"/>
      <w:lvlJc w:val="left"/>
      <w:pPr>
        <w:tabs>
          <w:tab w:val="num" w:pos="2320"/>
        </w:tabs>
        <w:ind w:left="2320" w:hanging="480"/>
      </w:pPr>
    </w:lvl>
    <w:lvl w:ilvl="5" w:tplc="FFFFFFFF" w:tentative="1">
      <w:start w:val="1"/>
      <w:numFmt w:val="lowerRoman"/>
      <w:lvlText w:val="%6."/>
      <w:lvlJc w:val="right"/>
      <w:pPr>
        <w:tabs>
          <w:tab w:val="num" w:pos="2800"/>
        </w:tabs>
        <w:ind w:left="2800" w:hanging="480"/>
      </w:pPr>
    </w:lvl>
    <w:lvl w:ilvl="6" w:tplc="FFFFFFFF" w:tentative="1">
      <w:start w:val="1"/>
      <w:numFmt w:val="decimal"/>
      <w:lvlText w:val="%7."/>
      <w:lvlJc w:val="left"/>
      <w:pPr>
        <w:tabs>
          <w:tab w:val="num" w:pos="3280"/>
        </w:tabs>
        <w:ind w:left="3280" w:hanging="480"/>
      </w:pPr>
    </w:lvl>
    <w:lvl w:ilvl="7" w:tplc="FFFFFFFF" w:tentative="1">
      <w:start w:val="1"/>
      <w:numFmt w:val="ideographTraditional"/>
      <w:lvlText w:val="%8、"/>
      <w:lvlJc w:val="left"/>
      <w:pPr>
        <w:tabs>
          <w:tab w:val="num" w:pos="3760"/>
        </w:tabs>
        <w:ind w:left="3760" w:hanging="480"/>
      </w:pPr>
    </w:lvl>
    <w:lvl w:ilvl="8" w:tplc="FFFFFFFF" w:tentative="1">
      <w:start w:val="1"/>
      <w:numFmt w:val="lowerRoman"/>
      <w:lvlText w:val="%9."/>
      <w:lvlJc w:val="right"/>
      <w:pPr>
        <w:tabs>
          <w:tab w:val="num" w:pos="4240"/>
        </w:tabs>
        <w:ind w:left="4240" w:hanging="480"/>
      </w:pPr>
    </w:lvl>
  </w:abstractNum>
  <w:abstractNum w:abstractNumId="33" w15:restartNumberingAfterBreak="0">
    <w:nsid w:val="6176283F"/>
    <w:multiLevelType w:val="hybridMultilevel"/>
    <w:tmpl w:val="4E2C4566"/>
    <w:lvl w:ilvl="0" w:tplc="04090015">
      <w:start w:val="1"/>
      <w:numFmt w:val="taiwaneseCountingThousand"/>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4" w15:restartNumberingAfterBreak="0">
    <w:nsid w:val="663D11A2"/>
    <w:multiLevelType w:val="hybridMultilevel"/>
    <w:tmpl w:val="A82C25F6"/>
    <w:lvl w:ilvl="0" w:tplc="FFFFFFFF">
      <w:start w:val="1"/>
      <w:numFmt w:val="taiwaneseCountingThousand"/>
      <w:lvlText w:val="（%1）"/>
      <w:lvlJc w:val="left"/>
      <w:pPr>
        <w:tabs>
          <w:tab w:val="num" w:pos="1440"/>
        </w:tabs>
        <w:ind w:left="1440" w:hanging="720"/>
      </w:pPr>
      <w:rPr>
        <w:rFonts w:hint="eastAsia"/>
      </w:rPr>
    </w:lvl>
    <w:lvl w:ilvl="1" w:tplc="FFFFFFFF">
      <w:start w:val="1"/>
      <w:numFmt w:val="decimal"/>
      <w:lvlText w:val="%2."/>
      <w:lvlJc w:val="left"/>
      <w:pPr>
        <w:tabs>
          <w:tab w:val="num" w:pos="1560"/>
        </w:tabs>
        <w:ind w:left="1560" w:hanging="360"/>
      </w:pPr>
      <w:rPr>
        <w:rFonts w:hint="eastAsia"/>
      </w:rPr>
    </w:lvl>
    <w:lvl w:ilvl="2" w:tplc="0B342B96">
      <w:start w:val="1"/>
      <w:numFmt w:val="decimal"/>
      <w:lvlText w:val="%3."/>
      <w:lvlJc w:val="left"/>
      <w:pPr>
        <w:tabs>
          <w:tab w:val="num" w:pos="2160"/>
        </w:tabs>
        <w:ind w:left="2160" w:hanging="480"/>
      </w:pPr>
      <w:rPr>
        <w:rFonts w:hint="eastAsia"/>
      </w:rPr>
    </w:lvl>
    <w:lvl w:ilvl="3" w:tplc="FFFFFFFF">
      <w:start w:val="1"/>
      <w:numFmt w:val="decimal"/>
      <w:lvlText w:val="%4."/>
      <w:lvlJc w:val="left"/>
      <w:pPr>
        <w:tabs>
          <w:tab w:val="num" w:pos="2640"/>
        </w:tabs>
        <w:ind w:left="2640" w:hanging="480"/>
      </w:pPr>
    </w:lvl>
    <w:lvl w:ilvl="4" w:tplc="FFFFFFFF">
      <w:start w:val="1"/>
      <w:numFmt w:val="ideographTraditional"/>
      <w:lvlText w:val="%5、"/>
      <w:lvlJc w:val="left"/>
      <w:pPr>
        <w:tabs>
          <w:tab w:val="num" w:pos="3120"/>
        </w:tabs>
        <w:ind w:left="3120" w:hanging="480"/>
      </w:pPr>
    </w:lvl>
    <w:lvl w:ilvl="5" w:tplc="FFFFFFFF">
      <w:start w:val="1"/>
      <w:numFmt w:val="lowerRoman"/>
      <w:lvlText w:val="%6."/>
      <w:lvlJc w:val="right"/>
      <w:pPr>
        <w:tabs>
          <w:tab w:val="num" w:pos="3600"/>
        </w:tabs>
        <w:ind w:left="3600" w:hanging="480"/>
      </w:pPr>
    </w:lvl>
    <w:lvl w:ilvl="6" w:tplc="FFFFFFFF">
      <w:start w:val="1"/>
      <w:numFmt w:val="decimal"/>
      <w:lvlText w:val="%7."/>
      <w:lvlJc w:val="left"/>
      <w:pPr>
        <w:tabs>
          <w:tab w:val="num" w:pos="4080"/>
        </w:tabs>
        <w:ind w:left="4080" w:hanging="480"/>
      </w:pPr>
    </w:lvl>
    <w:lvl w:ilvl="7" w:tplc="FFFFFFFF">
      <w:start w:val="1"/>
      <w:numFmt w:val="ideographTraditional"/>
      <w:lvlText w:val="%8、"/>
      <w:lvlJc w:val="left"/>
      <w:pPr>
        <w:tabs>
          <w:tab w:val="num" w:pos="4560"/>
        </w:tabs>
        <w:ind w:left="4560" w:hanging="480"/>
      </w:pPr>
    </w:lvl>
    <w:lvl w:ilvl="8" w:tplc="FFFFFFFF">
      <w:start w:val="1"/>
      <w:numFmt w:val="lowerRoman"/>
      <w:lvlText w:val="%9."/>
      <w:lvlJc w:val="right"/>
      <w:pPr>
        <w:tabs>
          <w:tab w:val="num" w:pos="5040"/>
        </w:tabs>
        <w:ind w:left="5040" w:hanging="480"/>
      </w:pPr>
    </w:lvl>
  </w:abstractNum>
  <w:abstractNum w:abstractNumId="35" w15:restartNumberingAfterBreak="0">
    <w:nsid w:val="66E77A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68C92A44"/>
    <w:multiLevelType w:val="singleLevel"/>
    <w:tmpl w:val="303CC5B4"/>
    <w:lvl w:ilvl="0">
      <w:start w:val="1"/>
      <w:numFmt w:val="taiwaneseCountingThousand"/>
      <w:lvlText w:val="%1、"/>
      <w:lvlJc w:val="left"/>
      <w:pPr>
        <w:tabs>
          <w:tab w:val="num" w:pos="482"/>
        </w:tabs>
        <w:ind w:left="482" w:hanging="482"/>
      </w:pPr>
      <w:rPr>
        <w:rFonts w:ascii="DFKai-SB" w:eastAsia="DFKai-SB" w:hAnsi="DFKai-SB" w:cs="Times New Roman"/>
        <w:lang w:val="en-US"/>
      </w:rPr>
    </w:lvl>
  </w:abstractNum>
  <w:abstractNum w:abstractNumId="37" w15:restartNumberingAfterBreak="0">
    <w:nsid w:val="73CA6DF6"/>
    <w:multiLevelType w:val="singleLevel"/>
    <w:tmpl w:val="013EDEF2"/>
    <w:lvl w:ilvl="0">
      <w:start w:val="1"/>
      <w:numFmt w:val="taiwaneseCountingThousand"/>
      <w:lvlText w:val="%1、"/>
      <w:lvlJc w:val="left"/>
      <w:pPr>
        <w:tabs>
          <w:tab w:val="num" w:pos="600"/>
        </w:tabs>
        <w:ind w:left="600" w:hanging="600"/>
      </w:pPr>
      <w:rPr>
        <w:rFonts w:hint="eastAsia"/>
        <w:lang w:val="en-US"/>
      </w:rPr>
    </w:lvl>
  </w:abstractNum>
  <w:abstractNum w:abstractNumId="38" w15:restartNumberingAfterBreak="0">
    <w:nsid w:val="754B04B5"/>
    <w:multiLevelType w:val="multilevel"/>
    <w:tmpl w:val="806E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FF13E1"/>
    <w:multiLevelType w:val="hybridMultilevel"/>
    <w:tmpl w:val="7AEA005E"/>
    <w:lvl w:ilvl="0" w:tplc="AEE4E41A">
      <w:start w:val="1"/>
      <w:numFmt w:val="taiwaneseCountingThousand"/>
      <w:lvlText w:val="(%1)"/>
      <w:lvlJc w:val="left"/>
      <w:pPr>
        <w:ind w:left="576" w:hanging="57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6D63A13"/>
    <w:multiLevelType w:val="hybridMultilevel"/>
    <w:tmpl w:val="69F415F4"/>
    <w:lvl w:ilvl="0" w:tplc="04090015">
      <w:start w:val="1"/>
      <w:numFmt w:val="taiwaneseCountingThousand"/>
      <w:lvlText w:val="%1、"/>
      <w:lvlJc w:val="left"/>
      <w:pPr>
        <w:ind w:left="580" w:hanging="580"/>
      </w:pPr>
      <w:rPr>
        <w:rFonts w:hint="default"/>
        <w:b/>
        <w:bCs/>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772045C1"/>
    <w:multiLevelType w:val="singleLevel"/>
    <w:tmpl w:val="90521F58"/>
    <w:lvl w:ilvl="0">
      <w:start w:val="1"/>
      <w:numFmt w:val="decimal"/>
      <w:lvlText w:val="(%1)"/>
      <w:lvlJc w:val="left"/>
      <w:pPr>
        <w:tabs>
          <w:tab w:val="num" w:pos="2295"/>
        </w:tabs>
        <w:ind w:left="2295" w:hanging="375"/>
      </w:pPr>
      <w:rPr>
        <w:rFonts w:hint="eastAsia"/>
      </w:rPr>
    </w:lvl>
  </w:abstractNum>
  <w:abstractNum w:abstractNumId="42" w15:restartNumberingAfterBreak="0">
    <w:nsid w:val="7A351D6E"/>
    <w:multiLevelType w:val="singleLevel"/>
    <w:tmpl w:val="720EE1BC"/>
    <w:lvl w:ilvl="0">
      <w:start w:val="1"/>
      <w:numFmt w:val="decimal"/>
      <w:lvlText w:val="(%1)"/>
      <w:lvlJc w:val="left"/>
      <w:pPr>
        <w:tabs>
          <w:tab w:val="num" w:pos="2220"/>
        </w:tabs>
        <w:ind w:left="2220" w:hanging="300"/>
      </w:pPr>
      <w:rPr>
        <w:rFonts w:hint="eastAsia"/>
      </w:rPr>
    </w:lvl>
  </w:abstractNum>
  <w:abstractNum w:abstractNumId="43" w15:restartNumberingAfterBreak="0">
    <w:nsid w:val="7A600DC8"/>
    <w:multiLevelType w:val="hybridMultilevel"/>
    <w:tmpl w:val="572C90D2"/>
    <w:lvl w:ilvl="0" w:tplc="0D36495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BF94303"/>
    <w:multiLevelType w:val="hybridMultilevel"/>
    <w:tmpl w:val="359C2C6A"/>
    <w:lvl w:ilvl="0" w:tplc="C234F548">
      <w:start w:val="2"/>
      <w:numFmt w:val="taiwaneseCountingThousand"/>
      <w:lvlText w:val="%1、"/>
      <w:lvlJc w:val="left"/>
      <w:pPr>
        <w:ind w:left="1440" w:hanging="720"/>
      </w:pPr>
      <w:rPr>
        <w:rFonts w:hint="default"/>
        <w:b w:val="0"/>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num w:numId="1" w16cid:durableId="437674972">
    <w:abstractNumId w:val="16"/>
  </w:num>
  <w:num w:numId="2" w16cid:durableId="1641688222">
    <w:abstractNumId w:val="2"/>
  </w:num>
  <w:num w:numId="3" w16cid:durableId="87970482">
    <w:abstractNumId w:val="41"/>
  </w:num>
  <w:num w:numId="4" w16cid:durableId="992295078">
    <w:abstractNumId w:val="22"/>
  </w:num>
  <w:num w:numId="5" w16cid:durableId="644166550">
    <w:abstractNumId w:val="1"/>
  </w:num>
  <w:num w:numId="6" w16cid:durableId="1649625856">
    <w:abstractNumId w:val="17"/>
  </w:num>
  <w:num w:numId="7" w16cid:durableId="911088641">
    <w:abstractNumId w:val="5"/>
  </w:num>
  <w:num w:numId="8" w16cid:durableId="804472245">
    <w:abstractNumId w:val="37"/>
  </w:num>
  <w:num w:numId="9" w16cid:durableId="1597444526">
    <w:abstractNumId w:val="30"/>
  </w:num>
  <w:num w:numId="10" w16cid:durableId="342830492">
    <w:abstractNumId w:val="10"/>
  </w:num>
  <w:num w:numId="11" w16cid:durableId="203100975">
    <w:abstractNumId w:val="42"/>
  </w:num>
  <w:num w:numId="12" w16cid:durableId="69232338">
    <w:abstractNumId w:val="19"/>
  </w:num>
  <w:num w:numId="13" w16cid:durableId="670646983">
    <w:abstractNumId w:val="15"/>
  </w:num>
  <w:num w:numId="14" w16cid:durableId="2019192039">
    <w:abstractNumId w:val="9"/>
  </w:num>
  <w:num w:numId="15" w16cid:durableId="1351644927">
    <w:abstractNumId w:val="36"/>
  </w:num>
  <w:num w:numId="16" w16cid:durableId="973290468">
    <w:abstractNumId w:val="11"/>
  </w:num>
  <w:num w:numId="17" w16cid:durableId="38166715">
    <w:abstractNumId w:val="34"/>
  </w:num>
  <w:num w:numId="18" w16cid:durableId="1729760516">
    <w:abstractNumId w:val="32"/>
  </w:num>
  <w:num w:numId="19" w16cid:durableId="1115758798">
    <w:abstractNumId w:val="28"/>
  </w:num>
  <w:num w:numId="20" w16cid:durableId="793256974">
    <w:abstractNumId w:val="12"/>
  </w:num>
  <w:num w:numId="21" w16cid:durableId="885682015">
    <w:abstractNumId w:val="43"/>
  </w:num>
  <w:num w:numId="22" w16cid:durableId="1409842214">
    <w:abstractNumId w:val="31"/>
  </w:num>
  <w:num w:numId="23" w16cid:durableId="759375700">
    <w:abstractNumId w:val="14"/>
  </w:num>
  <w:num w:numId="24" w16cid:durableId="1903633973">
    <w:abstractNumId w:val="3"/>
  </w:num>
  <w:num w:numId="25" w16cid:durableId="1558928462">
    <w:abstractNumId w:val="18"/>
  </w:num>
  <w:num w:numId="26" w16cid:durableId="2131438476">
    <w:abstractNumId w:val="27"/>
  </w:num>
  <w:num w:numId="27" w16cid:durableId="1549561461">
    <w:abstractNumId w:val="38"/>
  </w:num>
  <w:num w:numId="28" w16cid:durableId="1624188371">
    <w:abstractNumId w:val="24"/>
  </w:num>
  <w:num w:numId="29" w16cid:durableId="214437923">
    <w:abstractNumId w:val="4"/>
  </w:num>
  <w:num w:numId="30" w16cid:durableId="2047219593">
    <w:abstractNumId w:val="23"/>
  </w:num>
  <w:num w:numId="31" w16cid:durableId="139075249">
    <w:abstractNumId w:val="26"/>
  </w:num>
  <w:num w:numId="32" w16cid:durableId="544680815">
    <w:abstractNumId w:val="0"/>
  </w:num>
  <w:num w:numId="33" w16cid:durableId="798257221">
    <w:abstractNumId w:val="40"/>
  </w:num>
  <w:num w:numId="34" w16cid:durableId="1327317433">
    <w:abstractNumId w:val="13"/>
  </w:num>
  <w:num w:numId="35" w16cid:durableId="1752116154">
    <w:abstractNumId w:val="29"/>
  </w:num>
  <w:num w:numId="36" w16cid:durableId="1465000838">
    <w:abstractNumId w:val="44"/>
  </w:num>
  <w:num w:numId="37" w16cid:durableId="1481311118">
    <w:abstractNumId w:val="33"/>
  </w:num>
  <w:num w:numId="38" w16cid:durableId="1360665305">
    <w:abstractNumId w:val="25"/>
  </w:num>
  <w:num w:numId="39" w16cid:durableId="792863494">
    <w:abstractNumId w:val="35"/>
  </w:num>
  <w:num w:numId="40" w16cid:durableId="945381595">
    <w:abstractNumId w:val="8"/>
  </w:num>
  <w:num w:numId="41" w16cid:durableId="1075083843">
    <w:abstractNumId w:val="7"/>
  </w:num>
  <w:num w:numId="42" w16cid:durableId="1417895880">
    <w:abstractNumId w:val="21"/>
  </w:num>
  <w:num w:numId="43" w16cid:durableId="430516721">
    <w:abstractNumId w:val="6"/>
  </w:num>
  <w:num w:numId="44" w16cid:durableId="1001080167">
    <w:abstractNumId w:val="20"/>
  </w:num>
  <w:num w:numId="45" w16cid:durableId="1133140643">
    <w:abstractNumId w:val="3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xc">
    <w15:presenceInfo w15:providerId="None" w15:userId="zx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6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2"/>
    <w:compatSetting w:name="useWord2013TrackBottomHyphenation" w:uri="http://schemas.microsoft.com/office/word" w:val="1"/>
  </w:compat>
  <w:rsids>
    <w:rsidRoot w:val="004B2B07"/>
    <w:rsid w:val="00002A69"/>
    <w:rsid w:val="00002ECE"/>
    <w:rsid w:val="000035EA"/>
    <w:rsid w:val="00003BE0"/>
    <w:rsid w:val="00003D36"/>
    <w:rsid w:val="00003DD3"/>
    <w:rsid w:val="00003F14"/>
    <w:rsid w:val="00004E44"/>
    <w:rsid w:val="00005017"/>
    <w:rsid w:val="000058E8"/>
    <w:rsid w:val="0000675E"/>
    <w:rsid w:val="000068C3"/>
    <w:rsid w:val="00007A66"/>
    <w:rsid w:val="000100D4"/>
    <w:rsid w:val="000118B1"/>
    <w:rsid w:val="00012E5E"/>
    <w:rsid w:val="000139EA"/>
    <w:rsid w:val="00014E62"/>
    <w:rsid w:val="000201FE"/>
    <w:rsid w:val="000219BE"/>
    <w:rsid w:val="00025693"/>
    <w:rsid w:val="00026ECE"/>
    <w:rsid w:val="000310E1"/>
    <w:rsid w:val="0003544D"/>
    <w:rsid w:val="00035F49"/>
    <w:rsid w:val="000372EE"/>
    <w:rsid w:val="00037364"/>
    <w:rsid w:val="00037B3C"/>
    <w:rsid w:val="00040CDB"/>
    <w:rsid w:val="000414F1"/>
    <w:rsid w:val="0004215D"/>
    <w:rsid w:val="00043389"/>
    <w:rsid w:val="00051963"/>
    <w:rsid w:val="00052683"/>
    <w:rsid w:val="00052C22"/>
    <w:rsid w:val="00052EA5"/>
    <w:rsid w:val="000537C1"/>
    <w:rsid w:val="00054989"/>
    <w:rsid w:val="00055D5D"/>
    <w:rsid w:val="00055E91"/>
    <w:rsid w:val="00056B5F"/>
    <w:rsid w:val="00057DB8"/>
    <w:rsid w:val="000600FE"/>
    <w:rsid w:val="00063A8E"/>
    <w:rsid w:val="000648D0"/>
    <w:rsid w:val="00064F32"/>
    <w:rsid w:val="0006574C"/>
    <w:rsid w:val="00065973"/>
    <w:rsid w:val="00065B76"/>
    <w:rsid w:val="00067B67"/>
    <w:rsid w:val="00067B93"/>
    <w:rsid w:val="00071BEA"/>
    <w:rsid w:val="00072919"/>
    <w:rsid w:val="00073B2A"/>
    <w:rsid w:val="00075B83"/>
    <w:rsid w:val="0007616F"/>
    <w:rsid w:val="00080145"/>
    <w:rsid w:val="00081582"/>
    <w:rsid w:val="00081CFA"/>
    <w:rsid w:val="00084946"/>
    <w:rsid w:val="00084FBA"/>
    <w:rsid w:val="0008543C"/>
    <w:rsid w:val="00087E16"/>
    <w:rsid w:val="00090782"/>
    <w:rsid w:val="000910E1"/>
    <w:rsid w:val="00095E9B"/>
    <w:rsid w:val="00096C10"/>
    <w:rsid w:val="000A02E9"/>
    <w:rsid w:val="000A1679"/>
    <w:rsid w:val="000A24DD"/>
    <w:rsid w:val="000A2B6C"/>
    <w:rsid w:val="000A46DD"/>
    <w:rsid w:val="000A5908"/>
    <w:rsid w:val="000A5E08"/>
    <w:rsid w:val="000A7607"/>
    <w:rsid w:val="000B03DC"/>
    <w:rsid w:val="000B087E"/>
    <w:rsid w:val="000B0C94"/>
    <w:rsid w:val="000B1026"/>
    <w:rsid w:val="000B55DB"/>
    <w:rsid w:val="000B5DE3"/>
    <w:rsid w:val="000C0B80"/>
    <w:rsid w:val="000C113C"/>
    <w:rsid w:val="000C27D1"/>
    <w:rsid w:val="000C3F98"/>
    <w:rsid w:val="000C412B"/>
    <w:rsid w:val="000C62EB"/>
    <w:rsid w:val="000C761A"/>
    <w:rsid w:val="000D05EA"/>
    <w:rsid w:val="000D11C5"/>
    <w:rsid w:val="000E03BC"/>
    <w:rsid w:val="000E1697"/>
    <w:rsid w:val="000E1EBC"/>
    <w:rsid w:val="000E4B2F"/>
    <w:rsid w:val="000E5B9A"/>
    <w:rsid w:val="000E5DB6"/>
    <w:rsid w:val="000E5E1D"/>
    <w:rsid w:val="000F0B7D"/>
    <w:rsid w:val="000F2947"/>
    <w:rsid w:val="000F364E"/>
    <w:rsid w:val="000F7F4E"/>
    <w:rsid w:val="001012DB"/>
    <w:rsid w:val="001013D2"/>
    <w:rsid w:val="00106CAA"/>
    <w:rsid w:val="00110EE5"/>
    <w:rsid w:val="00112C4D"/>
    <w:rsid w:val="001138BC"/>
    <w:rsid w:val="001138DB"/>
    <w:rsid w:val="00121F9F"/>
    <w:rsid w:val="001240D0"/>
    <w:rsid w:val="001247F1"/>
    <w:rsid w:val="00127306"/>
    <w:rsid w:val="0012757C"/>
    <w:rsid w:val="00130D90"/>
    <w:rsid w:val="00132715"/>
    <w:rsid w:val="00133E4B"/>
    <w:rsid w:val="00134CAE"/>
    <w:rsid w:val="00135130"/>
    <w:rsid w:val="0013632B"/>
    <w:rsid w:val="0014008D"/>
    <w:rsid w:val="00140735"/>
    <w:rsid w:val="00140BC4"/>
    <w:rsid w:val="00142131"/>
    <w:rsid w:val="0014282E"/>
    <w:rsid w:val="00142C0F"/>
    <w:rsid w:val="00142F2A"/>
    <w:rsid w:val="00143996"/>
    <w:rsid w:val="00143F97"/>
    <w:rsid w:val="0014440C"/>
    <w:rsid w:val="00144692"/>
    <w:rsid w:val="0014500A"/>
    <w:rsid w:val="00145BFD"/>
    <w:rsid w:val="00147617"/>
    <w:rsid w:val="00147B41"/>
    <w:rsid w:val="001503DE"/>
    <w:rsid w:val="00156567"/>
    <w:rsid w:val="001602A5"/>
    <w:rsid w:val="00161E58"/>
    <w:rsid w:val="001621F4"/>
    <w:rsid w:val="00163D76"/>
    <w:rsid w:val="0016417F"/>
    <w:rsid w:val="00164FBB"/>
    <w:rsid w:val="001652E3"/>
    <w:rsid w:val="00165806"/>
    <w:rsid w:val="001710E8"/>
    <w:rsid w:val="0017221A"/>
    <w:rsid w:val="00174F76"/>
    <w:rsid w:val="0018294E"/>
    <w:rsid w:val="0018611F"/>
    <w:rsid w:val="0018741E"/>
    <w:rsid w:val="001903A5"/>
    <w:rsid w:val="001909C5"/>
    <w:rsid w:val="00192C28"/>
    <w:rsid w:val="00192E23"/>
    <w:rsid w:val="00193E25"/>
    <w:rsid w:val="001941DF"/>
    <w:rsid w:val="00194665"/>
    <w:rsid w:val="001A27C6"/>
    <w:rsid w:val="001A2AAD"/>
    <w:rsid w:val="001A2FF3"/>
    <w:rsid w:val="001A46E1"/>
    <w:rsid w:val="001A58F3"/>
    <w:rsid w:val="001B17AA"/>
    <w:rsid w:val="001B3A25"/>
    <w:rsid w:val="001B4168"/>
    <w:rsid w:val="001B6119"/>
    <w:rsid w:val="001B756B"/>
    <w:rsid w:val="001B7B0C"/>
    <w:rsid w:val="001C04EF"/>
    <w:rsid w:val="001C06E5"/>
    <w:rsid w:val="001C1B1E"/>
    <w:rsid w:val="001C23BF"/>
    <w:rsid w:val="001C2AA2"/>
    <w:rsid w:val="001C50E7"/>
    <w:rsid w:val="001C5CA8"/>
    <w:rsid w:val="001C7CD1"/>
    <w:rsid w:val="001D3FDC"/>
    <w:rsid w:val="001D440D"/>
    <w:rsid w:val="001D4AAB"/>
    <w:rsid w:val="001D50D5"/>
    <w:rsid w:val="001D5323"/>
    <w:rsid w:val="001D5A2F"/>
    <w:rsid w:val="001D7699"/>
    <w:rsid w:val="001E0318"/>
    <w:rsid w:val="001E1285"/>
    <w:rsid w:val="001E3F5A"/>
    <w:rsid w:val="001E431D"/>
    <w:rsid w:val="001F389B"/>
    <w:rsid w:val="001F493C"/>
    <w:rsid w:val="001F568A"/>
    <w:rsid w:val="001F66DA"/>
    <w:rsid w:val="0020056A"/>
    <w:rsid w:val="002005D2"/>
    <w:rsid w:val="002006AF"/>
    <w:rsid w:val="00200E65"/>
    <w:rsid w:val="002010EE"/>
    <w:rsid w:val="0020352B"/>
    <w:rsid w:val="00203C0B"/>
    <w:rsid w:val="00204365"/>
    <w:rsid w:val="00204892"/>
    <w:rsid w:val="00207AAF"/>
    <w:rsid w:val="00210FDD"/>
    <w:rsid w:val="002122BE"/>
    <w:rsid w:val="00212543"/>
    <w:rsid w:val="0021559D"/>
    <w:rsid w:val="002166EC"/>
    <w:rsid w:val="002205B9"/>
    <w:rsid w:val="00220850"/>
    <w:rsid w:val="0022147B"/>
    <w:rsid w:val="00225C57"/>
    <w:rsid w:val="002261D6"/>
    <w:rsid w:val="00227233"/>
    <w:rsid w:val="002311A9"/>
    <w:rsid w:val="00232ED8"/>
    <w:rsid w:val="00234559"/>
    <w:rsid w:val="00235429"/>
    <w:rsid w:val="00235581"/>
    <w:rsid w:val="002362C5"/>
    <w:rsid w:val="0023655C"/>
    <w:rsid w:val="002367FD"/>
    <w:rsid w:val="00237396"/>
    <w:rsid w:val="00237529"/>
    <w:rsid w:val="0023753E"/>
    <w:rsid w:val="0024035E"/>
    <w:rsid w:val="002415F0"/>
    <w:rsid w:val="00241794"/>
    <w:rsid w:val="0024189A"/>
    <w:rsid w:val="002433C5"/>
    <w:rsid w:val="00243423"/>
    <w:rsid w:val="0025131C"/>
    <w:rsid w:val="002521B3"/>
    <w:rsid w:val="00253BFA"/>
    <w:rsid w:val="00254191"/>
    <w:rsid w:val="002556B7"/>
    <w:rsid w:val="00255C44"/>
    <w:rsid w:val="00257414"/>
    <w:rsid w:val="002626D0"/>
    <w:rsid w:val="0026581E"/>
    <w:rsid w:val="00266F0A"/>
    <w:rsid w:val="00270F84"/>
    <w:rsid w:val="00271054"/>
    <w:rsid w:val="00272E9B"/>
    <w:rsid w:val="00273DC7"/>
    <w:rsid w:val="002755BD"/>
    <w:rsid w:val="00277925"/>
    <w:rsid w:val="00282E6C"/>
    <w:rsid w:val="00284291"/>
    <w:rsid w:val="0028635A"/>
    <w:rsid w:val="00286E6D"/>
    <w:rsid w:val="002871EE"/>
    <w:rsid w:val="00287694"/>
    <w:rsid w:val="002928C6"/>
    <w:rsid w:val="00295635"/>
    <w:rsid w:val="00295B99"/>
    <w:rsid w:val="00295CD1"/>
    <w:rsid w:val="00297F02"/>
    <w:rsid w:val="002A1C7D"/>
    <w:rsid w:val="002A28C8"/>
    <w:rsid w:val="002A7A46"/>
    <w:rsid w:val="002B0525"/>
    <w:rsid w:val="002B05A0"/>
    <w:rsid w:val="002B1174"/>
    <w:rsid w:val="002B1211"/>
    <w:rsid w:val="002B1509"/>
    <w:rsid w:val="002B34EB"/>
    <w:rsid w:val="002B3E13"/>
    <w:rsid w:val="002B5E9B"/>
    <w:rsid w:val="002B7255"/>
    <w:rsid w:val="002C0D79"/>
    <w:rsid w:val="002C1FB3"/>
    <w:rsid w:val="002C43B1"/>
    <w:rsid w:val="002C581A"/>
    <w:rsid w:val="002C5F93"/>
    <w:rsid w:val="002C69C8"/>
    <w:rsid w:val="002D1AF6"/>
    <w:rsid w:val="002D1D31"/>
    <w:rsid w:val="002D3826"/>
    <w:rsid w:val="002D3FFE"/>
    <w:rsid w:val="002D4426"/>
    <w:rsid w:val="002D5A82"/>
    <w:rsid w:val="002D5BCF"/>
    <w:rsid w:val="002E0B8A"/>
    <w:rsid w:val="002E2F65"/>
    <w:rsid w:val="002E5AB0"/>
    <w:rsid w:val="002E5C54"/>
    <w:rsid w:val="002E78C2"/>
    <w:rsid w:val="002F15CD"/>
    <w:rsid w:val="002F1604"/>
    <w:rsid w:val="002F1CD8"/>
    <w:rsid w:val="002F3AD1"/>
    <w:rsid w:val="002F4FDC"/>
    <w:rsid w:val="002F584D"/>
    <w:rsid w:val="002F5AA8"/>
    <w:rsid w:val="002F7B8E"/>
    <w:rsid w:val="00300930"/>
    <w:rsid w:val="003037D5"/>
    <w:rsid w:val="00303BA9"/>
    <w:rsid w:val="003122E4"/>
    <w:rsid w:val="00314950"/>
    <w:rsid w:val="00314D75"/>
    <w:rsid w:val="00315640"/>
    <w:rsid w:val="00316D7E"/>
    <w:rsid w:val="0032158A"/>
    <w:rsid w:val="0032183C"/>
    <w:rsid w:val="00322500"/>
    <w:rsid w:val="00323DF2"/>
    <w:rsid w:val="00324323"/>
    <w:rsid w:val="00325DAA"/>
    <w:rsid w:val="0032784A"/>
    <w:rsid w:val="0033181C"/>
    <w:rsid w:val="00331DDD"/>
    <w:rsid w:val="003338B3"/>
    <w:rsid w:val="00334F85"/>
    <w:rsid w:val="003369FE"/>
    <w:rsid w:val="00341383"/>
    <w:rsid w:val="00342F96"/>
    <w:rsid w:val="003430DD"/>
    <w:rsid w:val="00343789"/>
    <w:rsid w:val="00343EBA"/>
    <w:rsid w:val="00344998"/>
    <w:rsid w:val="003457D7"/>
    <w:rsid w:val="003461FB"/>
    <w:rsid w:val="00347DEE"/>
    <w:rsid w:val="0035009A"/>
    <w:rsid w:val="003504B7"/>
    <w:rsid w:val="00351424"/>
    <w:rsid w:val="0035223D"/>
    <w:rsid w:val="0035571D"/>
    <w:rsid w:val="003567DB"/>
    <w:rsid w:val="00356A65"/>
    <w:rsid w:val="003571B9"/>
    <w:rsid w:val="0036000A"/>
    <w:rsid w:val="0036057A"/>
    <w:rsid w:val="00361858"/>
    <w:rsid w:val="00361A45"/>
    <w:rsid w:val="003648D4"/>
    <w:rsid w:val="003651A0"/>
    <w:rsid w:val="00365202"/>
    <w:rsid w:val="00367105"/>
    <w:rsid w:val="003671D2"/>
    <w:rsid w:val="003674B2"/>
    <w:rsid w:val="00371262"/>
    <w:rsid w:val="003760A0"/>
    <w:rsid w:val="003763F7"/>
    <w:rsid w:val="003768F4"/>
    <w:rsid w:val="00377490"/>
    <w:rsid w:val="00381C0B"/>
    <w:rsid w:val="00382272"/>
    <w:rsid w:val="003828FB"/>
    <w:rsid w:val="00383D5C"/>
    <w:rsid w:val="003842F4"/>
    <w:rsid w:val="0038499F"/>
    <w:rsid w:val="00384E97"/>
    <w:rsid w:val="0038619D"/>
    <w:rsid w:val="00386206"/>
    <w:rsid w:val="003911A4"/>
    <w:rsid w:val="003920B5"/>
    <w:rsid w:val="00393F3D"/>
    <w:rsid w:val="0039473C"/>
    <w:rsid w:val="003954E3"/>
    <w:rsid w:val="003A29BC"/>
    <w:rsid w:val="003A437C"/>
    <w:rsid w:val="003A4793"/>
    <w:rsid w:val="003A492F"/>
    <w:rsid w:val="003A6964"/>
    <w:rsid w:val="003B1B94"/>
    <w:rsid w:val="003B1DCE"/>
    <w:rsid w:val="003B3EC6"/>
    <w:rsid w:val="003B685C"/>
    <w:rsid w:val="003B7077"/>
    <w:rsid w:val="003C1D8A"/>
    <w:rsid w:val="003C56CD"/>
    <w:rsid w:val="003C5A05"/>
    <w:rsid w:val="003C6BA0"/>
    <w:rsid w:val="003D09A5"/>
    <w:rsid w:val="003D300B"/>
    <w:rsid w:val="003D38A1"/>
    <w:rsid w:val="003D59A8"/>
    <w:rsid w:val="003D7551"/>
    <w:rsid w:val="003E2E3E"/>
    <w:rsid w:val="003E2FE3"/>
    <w:rsid w:val="003F0CDF"/>
    <w:rsid w:val="003F4342"/>
    <w:rsid w:val="003F4B9B"/>
    <w:rsid w:val="003F6284"/>
    <w:rsid w:val="003F77C3"/>
    <w:rsid w:val="003F7912"/>
    <w:rsid w:val="0040083C"/>
    <w:rsid w:val="00400AB4"/>
    <w:rsid w:val="00400FA1"/>
    <w:rsid w:val="00401A9B"/>
    <w:rsid w:val="0040281F"/>
    <w:rsid w:val="00402D6C"/>
    <w:rsid w:val="0040361E"/>
    <w:rsid w:val="00406735"/>
    <w:rsid w:val="004106BF"/>
    <w:rsid w:val="00410DCC"/>
    <w:rsid w:val="00422A70"/>
    <w:rsid w:val="00425110"/>
    <w:rsid w:val="00425972"/>
    <w:rsid w:val="00426DE9"/>
    <w:rsid w:val="0042723A"/>
    <w:rsid w:val="004320E9"/>
    <w:rsid w:val="004324A8"/>
    <w:rsid w:val="00437AB9"/>
    <w:rsid w:val="0044016E"/>
    <w:rsid w:val="0044049D"/>
    <w:rsid w:val="004406FE"/>
    <w:rsid w:val="00440AEB"/>
    <w:rsid w:val="004416D8"/>
    <w:rsid w:val="00441EF7"/>
    <w:rsid w:val="00442CF8"/>
    <w:rsid w:val="00443C6E"/>
    <w:rsid w:val="0044541A"/>
    <w:rsid w:val="00453468"/>
    <w:rsid w:val="00454DC5"/>
    <w:rsid w:val="004556E7"/>
    <w:rsid w:val="00457768"/>
    <w:rsid w:val="0046024E"/>
    <w:rsid w:val="0046057A"/>
    <w:rsid w:val="00460913"/>
    <w:rsid w:val="00460D36"/>
    <w:rsid w:val="004610B1"/>
    <w:rsid w:val="00461B5E"/>
    <w:rsid w:val="00462E14"/>
    <w:rsid w:val="004631B2"/>
    <w:rsid w:val="004641D8"/>
    <w:rsid w:val="00464801"/>
    <w:rsid w:val="00464CCF"/>
    <w:rsid w:val="0046560F"/>
    <w:rsid w:val="00465916"/>
    <w:rsid w:val="00465CF2"/>
    <w:rsid w:val="004662AE"/>
    <w:rsid w:val="00472C57"/>
    <w:rsid w:val="004736A0"/>
    <w:rsid w:val="004758A8"/>
    <w:rsid w:val="00477A15"/>
    <w:rsid w:val="00482D72"/>
    <w:rsid w:val="004846A6"/>
    <w:rsid w:val="00486761"/>
    <w:rsid w:val="0048707B"/>
    <w:rsid w:val="00487AA1"/>
    <w:rsid w:val="004918E1"/>
    <w:rsid w:val="004921F9"/>
    <w:rsid w:val="00492453"/>
    <w:rsid w:val="0049259D"/>
    <w:rsid w:val="00493F39"/>
    <w:rsid w:val="00495F00"/>
    <w:rsid w:val="00496439"/>
    <w:rsid w:val="004A434E"/>
    <w:rsid w:val="004A577A"/>
    <w:rsid w:val="004A6CE3"/>
    <w:rsid w:val="004A7005"/>
    <w:rsid w:val="004B0144"/>
    <w:rsid w:val="004B150A"/>
    <w:rsid w:val="004B1838"/>
    <w:rsid w:val="004B2B07"/>
    <w:rsid w:val="004B38F2"/>
    <w:rsid w:val="004B42DD"/>
    <w:rsid w:val="004B547A"/>
    <w:rsid w:val="004B69F1"/>
    <w:rsid w:val="004B77D1"/>
    <w:rsid w:val="004C06FD"/>
    <w:rsid w:val="004C1395"/>
    <w:rsid w:val="004C1B57"/>
    <w:rsid w:val="004C1F81"/>
    <w:rsid w:val="004C6CD6"/>
    <w:rsid w:val="004D0283"/>
    <w:rsid w:val="004D02CA"/>
    <w:rsid w:val="004D03AC"/>
    <w:rsid w:val="004D340C"/>
    <w:rsid w:val="004D402E"/>
    <w:rsid w:val="004D45F5"/>
    <w:rsid w:val="004D497E"/>
    <w:rsid w:val="004D4A4C"/>
    <w:rsid w:val="004D6389"/>
    <w:rsid w:val="004D7DA0"/>
    <w:rsid w:val="004E1F7B"/>
    <w:rsid w:val="004E2D6A"/>
    <w:rsid w:val="004E704E"/>
    <w:rsid w:val="004F0098"/>
    <w:rsid w:val="004F0EF7"/>
    <w:rsid w:val="004F1D51"/>
    <w:rsid w:val="004F2274"/>
    <w:rsid w:val="004F4099"/>
    <w:rsid w:val="004F5812"/>
    <w:rsid w:val="004F6F53"/>
    <w:rsid w:val="004F70DC"/>
    <w:rsid w:val="00500012"/>
    <w:rsid w:val="00500B7B"/>
    <w:rsid w:val="00503077"/>
    <w:rsid w:val="00503395"/>
    <w:rsid w:val="0050416B"/>
    <w:rsid w:val="0050468E"/>
    <w:rsid w:val="0050474A"/>
    <w:rsid w:val="005059FB"/>
    <w:rsid w:val="00506D30"/>
    <w:rsid w:val="005105D9"/>
    <w:rsid w:val="005107E8"/>
    <w:rsid w:val="005115E5"/>
    <w:rsid w:val="005129B7"/>
    <w:rsid w:val="00513F1A"/>
    <w:rsid w:val="005161D9"/>
    <w:rsid w:val="005168A0"/>
    <w:rsid w:val="005205A0"/>
    <w:rsid w:val="00520668"/>
    <w:rsid w:val="005212EF"/>
    <w:rsid w:val="0052137A"/>
    <w:rsid w:val="0052363A"/>
    <w:rsid w:val="00524E56"/>
    <w:rsid w:val="00531DC2"/>
    <w:rsid w:val="005345DE"/>
    <w:rsid w:val="0054053C"/>
    <w:rsid w:val="005417CE"/>
    <w:rsid w:val="005431E0"/>
    <w:rsid w:val="0054402C"/>
    <w:rsid w:val="00544E13"/>
    <w:rsid w:val="0054690E"/>
    <w:rsid w:val="0055256E"/>
    <w:rsid w:val="005544B1"/>
    <w:rsid w:val="00554752"/>
    <w:rsid w:val="00557958"/>
    <w:rsid w:val="00562BE9"/>
    <w:rsid w:val="005630C1"/>
    <w:rsid w:val="00565645"/>
    <w:rsid w:val="00565C80"/>
    <w:rsid w:val="00566076"/>
    <w:rsid w:val="005661E4"/>
    <w:rsid w:val="0056640C"/>
    <w:rsid w:val="0057039E"/>
    <w:rsid w:val="00571265"/>
    <w:rsid w:val="00571794"/>
    <w:rsid w:val="00571BEE"/>
    <w:rsid w:val="00572193"/>
    <w:rsid w:val="005722D7"/>
    <w:rsid w:val="00573647"/>
    <w:rsid w:val="00573865"/>
    <w:rsid w:val="00577832"/>
    <w:rsid w:val="0058272B"/>
    <w:rsid w:val="00582C93"/>
    <w:rsid w:val="005832FA"/>
    <w:rsid w:val="00585E03"/>
    <w:rsid w:val="00587191"/>
    <w:rsid w:val="00591B23"/>
    <w:rsid w:val="00592FB8"/>
    <w:rsid w:val="00593FF5"/>
    <w:rsid w:val="0059487B"/>
    <w:rsid w:val="00596D63"/>
    <w:rsid w:val="00597B3C"/>
    <w:rsid w:val="005A1F8A"/>
    <w:rsid w:val="005A378F"/>
    <w:rsid w:val="005A3FF9"/>
    <w:rsid w:val="005A4118"/>
    <w:rsid w:val="005A44BA"/>
    <w:rsid w:val="005A51AE"/>
    <w:rsid w:val="005A6625"/>
    <w:rsid w:val="005A702E"/>
    <w:rsid w:val="005A7287"/>
    <w:rsid w:val="005A780C"/>
    <w:rsid w:val="005B0934"/>
    <w:rsid w:val="005B1B6F"/>
    <w:rsid w:val="005B2283"/>
    <w:rsid w:val="005B2FDA"/>
    <w:rsid w:val="005B416F"/>
    <w:rsid w:val="005B568A"/>
    <w:rsid w:val="005B6473"/>
    <w:rsid w:val="005C0B3D"/>
    <w:rsid w:val="005C1200"/>
    <w:rsid w:val="005C3306"/>
    <w:rsid w:val="005C3A2D"/>
    <w:rsid w:val="005C53DB"/>
    <w:rsid w:val="005C5476"/>
    <w:rsid w:val="005D0072"/>
    <w:rsid w:val="005D1321"/>
    <w:rsid w:val="005D1D0A"/>
    <w:rsid w:val="005D2F18"/>
    <w:rsid w:val="005D3AB9"/>
    <w:rsid w:val="005D3B1B"/>
    <w:rsid w:val="005D4F9F"/>
    <w:rsid w:val="005D5870"/>
    <w:rsid w:val="005D5988"/>
    <w:rsid w:val="005D62BF"/>
    <w:rsid w:val="005D68B2"/>
    <w:rsid w:val="005E0B82"/>
    <w:rsid w:val="005E2125"/>
    <w:rsid w:val="005E2365"/>
    <w:rsid w:val="005E2D8D"/>
    <w:rsid w:val="005E2EA7"/>
    <w:rsid w:val="005E3236"/>
    <w:rsid w:val="005E4E68"/>
    <w:rsid w:val="005E61F7"/>
    <w:rsid w:val="005E6AA3"/>
    <w:rsid w:val="005E789A"/>
    <w:rsid w:val="005E7BD5"/>
    <w:rsid w:val="005F034F"/>
    <w:rsid w:val="005F2C90"/>
    <w:rsid w:val="005F33C5"/>
    <w:rsid w:val="005F3605"/>
    <w:rsid w:val="005F3BF7"/>
    <w:rsid w:val="005F5271"/>
    <w:rsid w:val="005F5CD7"/>
    <w:rsid w:val="005F72BA"/>
    <w:rsid w:val="005F72F7"/>
    <w:rsid w:val="005F7899"/>
    <w:rsid w:val="005F7FF6"/>
    <w:rsid w:val="006007AF"/>
    <w:rsid w:val="00601156"/>
    <w:rsid w:val="0060172A"/>
    <w:rsid w:val="0061250F"/>
    <w:rsid w:val="0061695E"/>
    <w:rsid w:val="006216EF"/>
    <w:rsid w:val="00621D04"/>
    <w:rsid w:val="006228CF"/>
    <w:rsid w:val="006241F2"/>
    <w:rsid w:val="00625214"/>
    <w:rsid w:val="00625A94"/>
    <w:rsid w:val="00627284"/>
    <w:rsid w:val="00631007"/>
    <w:rsid w:val="00634000"/>
    <w:rsid w:val="00635C17"/>
    <w:rsid w:val="00641CCA"/>
    <w:rsid w:val="00642404"/>
    <w:rsid w:val="0064278C"/>
    <w:rsid w:val="00643397"/>
    <w:rsid w:val="0064374C"/>
    <w:rsid w:val="006451D8"/>
    <w:rsid w:val="006458CB"/>
    <w:rsid w:val="00645F04"/>
    <w:rsid w:val="00650BA4"/>
    <w:rsid w:val="00650F8E"/>
    <w:rsid w:val="00655BAF"/>
    <w:rsid w:val="006570FE"/>
    <w:rsid w:val="00657D4B"/>
    <w:rsid w:val="0066085B"/>
    <w:rsid w:val="00660E62"/>
    <w:rsid w:val="006640E4"/>
    <w:rsid w:val="006641F0"/>
    <w:rsid w:val="00664597"/>
    <w:rsid w:val="0066482A"/>
    <w:rsid w:val="006659C2"/>
    <w:rsid w:val="00665AD5"/>
    <w:rsid w:val="00665D11"/>
    <w:rsid w:val="00676F1B"/>
    <w:rsid w:val="00677E0D"/>
    <w:rsid w:val="00680013"/>
    <w:rsid w:val="00680B9E"/>
    <w:rsid w:val="00681E3A"/>
    <w:rsid w:val="00682585"/>
    <w:rsid w:val="00683F39"/>
    <w:rsid w:val="00684121"/>
    <w:rsid w:val="00684A75"/>
    <w:rsid w:val="00685A24"/>
    <w:rsid w:val="006901CC"/>
    <w:rsid w:val="00690CFE"/>
    <w:rsid w:val="00691291"/>
    <w:rsid w:val="006924CC"/>
    <w:rsid w:val="00696888"/>
    <w:rsid w:val="006A149A"/>
    <w:rsid w:val="006A161B"/>
    <w:rsid w:val="006A16B6"/>
    <w:rsid w:val="006A20B1"/>
    <w:rsid w:val="006A7B54"/>
    <w:rsid w:val="006B0742"/>
    <w:rsid w:val="006B1BD7"/>
    <w:rsid w:val="006B3EB5"/>
    <w:rsid w:val="006B5EAF"/>
    <w:rsid w:val="006B65F2"/>
    <w:rsid w:val="006B6A1D"/>
    <w:rsid w:val="006C03FF"/>
    <w:rsid w:val="006C09B0"/>
    <w:rsid w:val="006C0B7A"/>
    <w:rsid w:val="006C105D"/>
    <w:rsid w:val="006C30BA"/>
    <w:rsid w:val="006C49CD"/>
    <w:rsid w:val="006C58C7"/>
    <w:rsid w:val="006C60D2"/>
    <w:rsid w:val="006C730C"/>
    <w:rsid w:val="006C78A2"/>
    <w:rsid w:val="006D2D06"/>
    <w:rsid w:val="006D3064"/>
    <w:rsid w:val="006D35FD"/>
    <w:rsid w:val="006D4589"/>
    <w:rsid w:val="006D4FDE"/>
    <w:rsid w:val="006D5B84"/>
    <w:rsid w:val="006D6A1E"/>
    <w:rsid w:val="006D6D39"/>
    <w:rsid w:val="006E181E"/>
    <w:rsid w:val="006E209C"/>
    <w:rsid w:val="006E27FF"/>
    <w:rsid w:val="006E379C"/>
    <w:rsid w:val="006E4710"/>
    <w:rsid w:val="006E622C"/>
    <w:rsid w:val="006E63B4"/>
    <w:rsid w:val="006E7295"/>
    <w:rsid w:val="006F1D7A"/>
    <w:rsid w:val="006F2A35"/>
    <w:rsid w:val="006F2C30"/>
    <w:rsid w:val="006F371C"/>
    <w:rsid w:val="006F715F"/>
    <w:rsid w:val="0070059E"/>
    <w:rsid w:val="00702476"/>
    <w:rsid w:val="00702D76"/>
    <w:rsid w:val="00710517"/>
    <w:rsid w:val="007106C6"/>
    <w:rsid w:val="0071136D"/>
    <w:rsid w:val="00716125"/>
    <w:rsid w:val="00716DC6"/>
    <w:rsid w:val="00717425"/>
    <w:rsid w:val="0071783E"/>
    <w:rsid w:val="00717BA4"/>
    <w:rsid w:val="007200D3"/>
    <w:rsid w:val="007202CE"/>
    <w:rsid w:val="00722E10"/>
    <w:rsid w:val="00722E1D"/>
    <w:rsid w:val="00723C1B"/>
    <w:rsid w:val="00724FB7"/>
    <w:rsid w:val="0073172A"/>
    <w:rsid w:val="007324ED"/>
    <w:rsid w:val="00732F4F"/>
    <w:rsid w:val="00733553"/>
    <w:rsid w:val="00734879"/>
    <w:rsid w:val="00734E5B"/>
    <w:rsid w:val="0073668E"/>
    <w:rsid w:val="00736806"/>
    <w:rsid w:val="00736EC6"/>
    <w:rsid w:val="00740167"/>
    <w:rsid w:val="0074096C"/>
    <w:rsid w:val="00740AFE"/>
    <w:rsid w:val="0074344B"/>
    <w:rsid w:val="00744740"/>
    <w:rsid w:val="00745970"/>
    <w:rsid w:val="00746F4F"/>
    <w:rsid w:val="00750129"/>
    <w:rsid w:val="0075168B"/>
    <w:rsid w:val="007520E9"/>
    <w:rsid w:val="00752511"/>
    <w:rsid w:val="00754288"/>
    <w:rsid w:val="00754A50"/>
    <w:rsid w:val="0076160B"/>
    <w:rsid w:val="00762FBF"/>
    <w:rsid w:val="00762FC7"/>
    <w:rsid w:val="00766545"/>
    <w:rsid w:val="0077077E"/>
    <w:rsid w:val="00773432"/>
    <w:rsid w:val="00774798"/>
    <w:rsid w:val="00774BA1"/>
    <w:rsid w:val="00775361"/>
    <w:rsid w:val="0077574F"/>
    <w:rsid w:val="00775772"/>
    <w:rsid w:val="00782D01"/>
    <w:rsid w:val="00783A6F"/>
    <w:rsid w:val="0078521D"/>
    <w:rsid w:val="007853D4"/>
    <w:rsid w:val="00787810"/>
    <w:rsid w:val="00787B07"/>
    <w:rsid w:val="00790071"/>
    <w:rsid w:val="00793BA6"/>
    <w:rsid w:val="00794462"/>
    <w:rsid w:val="00794E1B"/>
    <w:rsid w:val="007A2A2A"/>
    <w:rsid w:val="007A3179"/>
    <w:rsid w:val="007A3FC1"/>
    <w:rsid w:val="007A67E9"/>
    <w:rsid w:val="007B0213"/>
    <w:rsid w:val="007B4421"/>
    <w:rsid w:val="007B4758"/>
    <w:rsid w:val="007C11AC"/>
    <w:rsid w:val="007C1D0E"/>
    <w:rsid w:val="007C2FC9"/>
    <w:rsid w:val="007C5086"/>
    <w:rsid w:val="007C685D"/>
    <w:rsid w:val="007C6D4A"/>
    <w:rsid w:val="007C7AB4"/>
    <w:rsid w:val="007C7E8B"/>
    <w:rsid w:val="007D0720"/>
    <w:rsid w:val="007D0DAC"/>
    <w:rsid w:val="007D11B4"/>
    <w:rsid w:val="007D27BF"/>
    <w:rsid w:val="007D3601"/>
    <w:rsid w:val="007D4217"/>
    <w:rsid w:val="007D7241"/>
    <w:rsid w:val="007E25FE"/>
    <w:rsid w:val="007E2D0B"/>
    <w:rsid w:val="007E341D"/>
    <w:rsid w:val="007E4812"/>
    <w:rsid w:val="007E5EBD"/>
    <w:rsid w:val="007E6474"/>
    <w:rsid w:val="007F1383"/>
    <w:rsid w:val="007F20EB"/>
    <w:rsid w:val="007F2BCA"/>
    <w:rsid w:val="007F53FB"/>
    <w:rsid w:val="00801603"/>
    <w:rsid w:val="00802A03"/>
    <w:rsid w:val="00804BCD"/>
    <w:rsid w:val="00806610"/>
    <w:rsid w:val="008068D6"/>
    <w:rsid w:val="00810E20"/>
    <w:rsid w:val="00810F34"/>
    <w:rsid w:val="00811052"/>
    <w:rsid w:val="00811887"/>
    <w:rsid w:val="00812224"/>
    <w:rsid w:val="008126A6"/>
    <w:rsid w:val="008128AB"/>
    <w:rsid w:val="00814D9B"/>
    <w:rsid w:val="008169F2"/>
    <w:rsid w:val="008246FD"/>
    <w:rsid w:val="00826C16"/>
    <w:rsid w:val="00830745"/>
    <w:rsid w:val="00831844"/>
    <w:rsid w:val="00832434"/>
    <w:rsid w:val="0083320E"/>
    <w:rsid w:val="00837B19"/>
    <w:rsid w:val="00843881"/>
    <w:rsid w:val="008442FD"/>
    <w:rsid w:val="00844EC1"/>
    <w:rsid w:val="0084598A"/>
    <w:rsid w:val="00845CFD"/>
    <w:rsid w:val="00846605"/>
    <w:rsid w:val="008473D3"/>
    <w:rsid w:val="00852A81"/>
    <w:rsid w:val="00852EA6"/>
    <w:rsid w:val="008554CC"/>
    <w:rsid w:val="008565AF"/>
    <w:rsid w:val="00856F30"/>
    <w:rsid w:val="00857876"/>
    <w:rsid w:val="00857926"/>
    <w:rsid w:val="00857929"/>
    <w:rsid w:val="008604A8"/>
    <w:rsid w:val="008618E0"/>
    <w:rsid w:val="00865D6D"/>
    <w:rsid w:val="0086654F"/>
    <w:rsid w:val="00871FC5"/>
    <w:rsid w:val="0087272E"/>
    <w:rsid w:val="00873898"/>
    <w:rsid w:val="008765E0"/>
    <w:rsid w:val="00877345"/>
    <w:rsid w:val="0088073F"/>
    <w:rsid w:val="00883CED"/>
    <w:rsid w:val="00884C37"/>
    <w:rsid w:val="00885187"/>
    <w:rsid w:val="00886E6F"/>
    <w:rsid w:val="00891800"/>
    <w:rsid w:val="00893636"/>
    <w:rsid w:val="008944CE"/>
    <w:rsid w:val="008957F8"/>
    <w:rsid w:val="0089701A"/>
    <w:rsid w:val="0089759B"/>
    <w:rsid w:val="008A0198"/>
    <w:rsid w:val="008A303A"/>
    <w:rsid w:val="008A3629"/>
    <w:rsid w:val="008A39D7"/>
    <w:rsid w:val="008A58D5"/>
    <w:rsid w:val="008A7D60"/>
    <w:rsid w:val="008B03E8"/>
    <w:rsid w:val="008B146E"/>
    <w:rsid w:val="008B3F49"/>
    <w:rsid w:val="008B3FB7"/>
    <w:rsid w:val="008B426F"/>
    <w:rsid w:val="008B46D5"/>
    <w:rsid w:val="008B6B05"/>
    <w:rsid w:val="008B6F4C"/>
    <w:rsid w:val="008B77AC"/>
    <w:rsid w:val="008C16C6"/>
    <w:rsid w:val="008C26EA"/>
    <w:rsid w:val="008C2BE4"/>
    <w:rsid w:val="008C3B31"/>
    <w:rsid w:val="008C3B8A"/>
    <w:rsid w:val="008C5674"/>
    <w:rsid w:val="008C6C92"/>
    <w:rsid w:val="008C75DD"/>
    <w:rsid w:val="008D1C79"/>
    <w:rsid w:val="008D1CD3"/>
    <w:rsid w:val="008D1D98"/>
    <w:rsid w:val="008D3996"/>
    <w:rsid w:val="008E1603"/>
    <w:rsid w:val="008E1813"/>
    <w:rsid w:val="008E1E83"/>
    <w:rsid w:val="008E21FB"/>
    <w:rsid w:val="008E3C88"/>
    <w:rsid w:val="008F092E"/>
    <w:rsid w:val="008F470F"/>
    <w:rsid w:val="008F59F2"/>
    <w:rsid w:val="008F63AD"/>
    <w:rsid w:val="008F6E1D"/>
    <w:rsid w:val="008F6E62"/>
    <w:rsid w:val="008F7054"/>
    <w:rsid w:val="008F7A3B"/>
    <w:rsid w:val="009004E9"/>
    <w:rsid w:val="0090173D"/>
    <w:rsid w:val="00901A7C"/>
    <w:rsid w:val="009034A1"/>
    <w:rsid w:val="00907073"/>
    <w:rsid w:val="009101BF"/>
    <w:rsid w:val="0091025D"/>
    <w:rsid w:val="009102DD"/>
    <w:rsid w:val="009120F2"/>
    <w:rsid w:val="00912603"/>
    <w:rsid w:val="00914135"/>
    <w:rsid w:val="009141DD"/>
    <w:rsid w:val="009156ED"/>
    <w:rsid w:val="00916B21"/>
    <w:rsid w:val="00916F6A"/>
    <w:rsid w:val="00917123"/>
    <w:rsid w:val="009206F7"/>
    <w:rsid w:val="00920BD4"/>
    <w:rsid w:val="00920EEB"/>
    <w:rsid w:val="00920F47"/>
    <w:rsid w:val="00921AF2"/>
    <w:rsid w:val="00923AEC"/>
    <w:rsid w:val="0092522F"/>
    <w:rsid w:val="00925771"/>
    <w:rsid w:val="009266E4"/>
    <w:rsid w:val="00926BEA"/>
    <w:rsid w:val="00927140"/>
    <w:rsid w:val="00927962"/>
    <w:rsid w:val="00927DA0"/>
    <w:rsid w:val="00931513"/>
    <w:rsid w:val="00933541"/>
    <w:rsid w:val="0093428F"/>
    <w:rsid w:val="00934DF5"/>
    <w:rsid w:val="009376C9"/>
    <w:rsid w:val="00937948"/>
    <w:rsid w:val="0094181A"/>
    <w:rsid w:val="00942095"/>
    <w:rsid w:val="009423C1"/>
    <w:rsid w:val="009436EE"/>
    <w:rsid w:val="00944243"/>
    <w:rsid w:val="009468B4"/>
    <w:rsid w:val="0094697D"/>
    <w:rsid w:val="00947287"/>
    <w:rsid w:val="00947ADB"/>
    <w:rsid w:val="00952C8C"/>
    <w:rsid w:val="009533FB"/>
    <w:rsid w:val="0095355F"/>
    <w:rsid w:val="00963B9E"/>
    <w:rsid w:val="00965A5A"/>
    <w:rsid w:val="00966563"/>
    <w:rsid w:val="0096663A"/>
    <w:rsid w:val="009674C0"/>
    <w:rsid w:val="009710D8"/>
    <w:rsid w:val="009712FE"/>
    <w:rsid w:val="00972186"/>
    <w:rsid w:val="00972CEC"/>
    <w:rsid w:val="00973891"/>
    <w:rsid w:val="00974858"/>
    <w:rsid w:val="009756B0"/>
    <w:rsid w:val="00976D86"/>
    <w:rsid w:val="00976F65"/>
    <w:rsid w:val="00980BD7"/>
    <w:rsid w:val="00983BEA"/>
    <w:rsid w:val="009851D9"/>
    <w:rsid w:val="00985AEE"/>
    <w:rsid w:val="00990338"/>
    <w:rsid w:val="009908A3"/>
    <w:rsid w:val="00991BA5"/>
    <w:rsid w:val="00991BEA"/>
    <w:rsid w:val="009945D0"/>
    <w:rsid w:val="009946E7"/>
    <w:rsid w:val="009954A3"/>
    <w:rsid w:val="00995EE5"/>
    <w:rsid w:val="009965F0"/>
    <w:rsid w:val="009975B0"/>
    <w:rsid w:val="009A2204"/>
    <w:rsid w:val="009A29D6"/>
    <w:rsid w:val="009A3BEB"/>
    <w:rsid w:val="009A4ED7"/>
    <w:rsid w:val="009A5B7C"/>
    <w:rsid w:val="009A6632"/>
    <w:rsid w:val="009A7E46"/>
    <w:rsid w:val="009B0126"/>
    <w:rsid w:val="009B1FEC"/>
    <w:rsid w:val="009B3B92"/>
    <w:rsid w:val="009C37E6"/>
    <w:rsid w:val="009C788F"/>
    <w:rsid w:val="009D213F"/>
    <w:rsid w:val="009D218F"/>
    <w:rsid w:val="009D5BCA"/>
    <w:rsid w:val="009D678A"/>
    <w:rsid w:val="009D743D"/>
    <w:rsid w:val="009D7C92"/>
    <w:rsid w:val="009E1888"/>
    <w:rsid w:val="009E1D8E"/>
    <w:rsid w:val="009E2156"/>
    <w:rsid w:val="009E393D"/>
    <w:rsid w:val="009E3A4E"/>
    <w:rsid w:val="009E3D90"/>
    <w:rsid w:val="009E481F"/>
    <w:rsid w:val="009E6D61"/>
    <w:rsid w:val="009F07E2"/>
    <w:rsid w:val="009F14CC"/>
    <w:rsid w:val="009F196B"/>
    <w:rsid w:val="009F1DD8"/>
    <w:rsid w:val="009F5DA0"/>
    <w:rsid w:val="009F7199"/>
    <w:rsid w:val="00A02060"/>
    <w:rsid w:val="00A0367E"/>
    <w:rsid w:val="00A04879"/>
    <w:rsid w:val="00A1057E"/>
    <w:rsid w:val="00A11ED6"/>
    <w:rsid w:val="00A12588"/>
    <w:rsid w:val="00A14C65"/>
    <w:rsid w:val="00A15BE2"/>
    <w:rsid w:val="00A1726F"/>
    <w:rsid w:val="00A17D1E"/>
    <w:rsid w:val="00A21F01"/>
    <w:rsid w:val="00A22D55"/>
    <w:rsid w:val="00A2380A"/>
    <w:rsid w:val="00A23C68"/>
    <w:rsid w:val="00A27449"/>
    <w:rsid w:val="00A3024E"/>
    <w:rsid w:val="00A30E2D"/>
    <w:rsid w:val="00A31A9A"/>
    <w:rsid w:val="00A31E90"/>
    <w:rsid w:val="00A32031"/>
    <w:rsid w:val="00A33AB7"/>
    <w:rsid w:val="00A345D2"/>
    <w:rsid w:val="00A36F31"/>
    <w:rsid w:val="00A370D6"/>
    <w:rsid w:val="00A37CB6"/>
    <w:rsid w:val="00A37FE9"/>
    <w:rsid w:val="00A40B0C"/>
    <w:rsid w:val="00A42A52"/>
    <w:rsid w:val="00A4381F"/>
    <w:rsid w:val="00A44997"/>
    <w:rsid w:val="00A4499D"/>
    <w:rsid w:val="00A462BD"/>
    <w:rsid w:val="00A475ED"/>
    <w:rsid w:val="00A519BD"/>
    <w:rsid w:val="00A51CCD"/>
    <w:rsid w:val="00A56572"/>
    <w:rsid w:val="00A648E7"/>
    <w:rsid w:val="00A665D0"/>
    <w:rsid w:val="00A70566"/>
    <w:rsid w:val="00A720DA"/>
    <w:rsid w:val="00A729C8"/>
    <w:rsid w:val="00A73CF6"/>
    <w:rsid w:val="00A75842"/>
    <w:rsid w:val="00A760D6"/>
    <w:rsid w:val="00A77A85"/>
    <w:rsid w:val="00A81259"/>
    <w:rsid w:val="00A81590"/>
    <w:rsid w:val="00A8194A"/>
    <w:rsid w:val="00A82595"/>
    <w:rsid w:val="00A844AA"/>
    <w:rsid w:val="00A9036A"/>
    <w:rsid w:val="00A906EE"/>
    <w:rsid w:val="00A9590C"/>
    <w:rsid w:val="00AA188F"/>
    <w:rsid w:val="00AA1EFA"/>
    <w:rsid w:val="00AA6175"/>
    <w:rsid w:val="00AB0049"/>
    <w:rsid w:val="00AB0504"/>
    <w:rsid w:val="00AB18F6"/>
    <w:rsid w:val="00AB497B"/>
    <w:rsid w:val="00AB59BC"/>
    <w:rsid w:val="00AB5F90"/>
    <w:rsid w:val="00AB70B9"/>
    <w:rsid w:val="00AC0B3E"/>
    <w:rsid w:val="00AC7228"/>
    <w:rsid w:val="00AC74CD"/>
    <w:rsid w:val="00AC760F"/>
    <w:rsid w:val="00AD11C6"/>
    <w:rsid w:val="00AD181A"/>
    <w:rsid w:val="00AD38C3"/>
    <w:rsid w:val="00AD7E2D"/>
    <w:rsid w:val="00AE04E7"/>
    <w:rsid w:val="00AE38FF"/>
    <w:rsid w:val="00AE41FE"/>
    <w:rsid w:val="00AF0835"/>
    <w:rsid w:val="00AF08C6"/>
    <w:rsid w:val="00AF0C0A"/>
    <w:rsid w:val="00AF6773"/>
    <w:rsid w:val="00AF6860"/>
    <w:rsid w:val="00B00345"/>
    <w:rsid w:val="00B029B2"/>
    <w:rsid w:val="00B05117"/>
    <w:rsid w:val="00B10710"/>
    <w:rsid w:val="00B15622"/>
    <w:rsid w:val="00B15A5E"/>
    <w:rsid w:val="00B15EAB"/>
    <w:rsid w:val="00B16D8B"/>
    <w:rsid w:val="00B2198A"/>
    <w:rsid w:val="00B238C2"/>
    <w:rsid w:val="00B27CAB"/>
    <w:rsid w:val="00B31171"/>
    <w:rsid w:val="00B32F2B"/>
    <w:rsid w:val="00B33C07"/>
    <w:rsid w:val="00B34ECB"/>
    <w:rsid w:val="00B35061"/>
    <w:rsid w:val="00B36982"/>
    <w:rsid w:val="00B37907"/>
    <w:rsid w:val="00B40B80"/>
    <w:rsid w:val="00B41F69"/>
    <w:rsid w:val="00B421DE"/>
    <w:rsid w:val="00B424E8"/>
    <w:rsid w:val="00B45047"/>
    <w:rsid w:val="00B45528"/>
    <w:rsid w:val="00B45E34"/>
    <w:rsid w:val="00B45F69"/>
    <w:rsid w:val="00B46952"/>
    <w:rsid w:val="00B47F95"/>
    <w:rsid w:val="00B51C92"/>
    <w:rsid w:val="00B534A0"/>
    <w:rsid w:val="00B56235"/>
    <w:rsid w:val="00B566FD"/>
    <w:rsid w:val="00B56C61"/>
    <w:rsid w:val="00B56F94"/>
    <w:rsid w:val="00B56FE3"/>
    <w:rsid w:val="00B617C3"/>
    <w:rsid w:val="00B627AC"/>
    <w:rsid w:val="00B63275"/>
    <w:rsid w:val="00B635A3"/>
    <w:rsid w:val="00B64AEE"/>
    <w:rsid w:val="00B65D33"/>
    <w:rsid w:val="00B663D2"/>
    <w:rsid w:val="00B667D2"/>
    <w:rsid w:val="00B66B10"/>
    <w:rsid w:val="00B70BD5"/>
    <w:rsid w:val="00B71E09"/>
    <w:rsid w:val="00B726BD"/>
    <w:rsid w:val="00B738D6"/>
    <w:rsid w:val="00B75A2F"/>
    <w:rsid w:val="00B76EB6"/>
    <w:rsid w:val="00B80416"/>
    <w:rsid w:val="00B8123A"/>
    <w:rsid w:val="00B84479"/>
    <w:rsid w:val="00B87037"/>
    <w:rsid w:val="00B93DA2"/>
    <w:rsid w:val="00B96378"/>
    <w:rsid w:val="00B968DF"/>
    <w:rsid w:val="00B975AC"/>
    <w:rsid w:val="00B97D11"/>
    <w:rsid w:val="00BA12B5"/>
    <w:rsid w:val="00BA32BF"/>
    <w:rsid w:val="00BA4B10"/>
    <w:rsid w:val="00BA6257"/>
    <w:rsid w:val="00BA7FA4"/>
    <w:rsid w:val="00BB0A2A"/>
    <w:rsid w:val="00BB1EB2"/>
    <w:rsid w:val="00BB6CF2"/>
    <w:rsid w:val="00BB7B58"/>
    <w:rsid w:val="00BB7CE4"/>
    <w:rsid w:val="00BB7EA4"/>
    <w:rsid w:val="00BC05A6"/>
    <w:rsid w:val="00BC11AF"/>
    <w:rsid w:val="00BC22EB"/>
    <w:rsid w:val="00BC25C4"/>
    <w:rsid w:val="00BC2BC3"/>
    <w:rsid w:val="00BC576B"/>
    <w:rsid w:val="00BC7874"/>
    <w:rsid w:val="00BD1478"/>
    <w:rsid w:val="00BD1E07"/>
    <w:rsid w:val="00BD1EF4"/>
    <w:rsid w:val="00BD2470"/>
    <w:rsid w:val="00BD273F"/>
    <w:rsid w:val="00BD2829"/>
    <w:rsid w:val="00BD28E9"/>
    <w:rsid w:val="00BD3612"/>
    <w:rsid w:val="00BD4120"/>
    <w:rsid w:val="00BD4DF5"/>
    <w:rsid w:val="00BE12AC"/>
    <w:rsid w:val="00BE5930"/>
    <w:rsid w:val="00BE6AFC"/>
    <w:rsid w:val="00BF2805"/>
    <w:rsid w:val="00BF2EFA"/>
    <w:rsid w:val="00BF3105"/>
    <w:rsid w:val="00BF44DD"/>
    <w:rsid w:val="00BF5836"/>
    <w:rsid w:val="00BF5C2E"/>
    <w:rsid w:val="00BF769A"/>
    <w:rsid w:val="00C00107"/>
    <w:rsid w:val="00C00F94"/>
    <w:rsid w:val="00C01B4B"/>
    <w:rsid w:val="00C0280B"/>
    <w:rsid w:val="00C047E3"/>
    <w:rsid w:val="00C0754D"/>
    <w:rsid w:val="00C07A1C"/>
    <w:rsid w:val="00C07E0F"/>
    <w:rsid w:val="00C10289"/>
    <w:rsid w:val="00C10B92"/>
    <w:rsid w:val="00C1139C"/>
    <w:rsid w:val="00C11BAC"/>
    <w:rsid w:val="00C11E3A"/>
    <w:rsid w:val="00C13B94"/>
    <w:rsid w:val="00C14912"/>
    <w:rsid w:val="00C165FB"/>
    <w:rsid w:val="00C20051"/>
    <w:rsid w:val="00C212DD"/>
    <w:rsid w:val="00C22901"/>
    <w:rsid w:val="00C23990"/>
    <w:rsid w:val="00C23B1D"/>
    <w:rsid w:val="00C23C02"/>
    <w:rsid w:val="00C26D8A"/>
    <w:rsid w:val="00C3042D"/>
    <w:rsid w:val="00C31CA6"/>
    <w:rsid w:val="00C32688"/>
    <w:rsid w:val="00C32AE0"/>
    <w:rsid w:val="00C32E9C"/>
    <w:rsid w:val="00C3450C"/>
    <w:rsid w:val="00C34729"/>
    <w:rsid w:val="00C34AB4"/>
    <w:rsid w:val="00C34B31"/>
    <w:rsid w:val="00C419B8"/>
    <w:rsid w:val="00C41AE6"/>
    <w:rsid w:val="00C441E0"/>
    <w:rsid w:val="00C4451C"/>
    <w:rsid w:val="00C45D65"/>
    <w:rsid w:val="00C46080"/>
    <w:rsid w:val="00C46ABC"/>
    <w:rsid w:val="00C502AF"/>
    <w:rsid w:val="00C50B41"/>
    <w:rsid w:val="00C50D4D"/>
    <w:rsid w:val="00C5195D"/>
    <w:rsid w:val="00C51EB9"/>
    <w:rsid w:val="00C5255E"/>
    <w:rsid w:val="00C542A7"/>
    <w:rsid w:val="00C54B6C"/>
    <w:rsid w:val="00C55F49"/>
    <w:rsid w:val="00C5660D"/>
    <w:rsid w:val="00C60280"/>
    <w:rsid w:val="00C608C6"/>
    <w:rsid w:val="00C61917"/>
    <w:rsid w:val="00C6301F"/>
    <w:rsid w:val="00C6787A"/>
    <w:rsid w:val="00C707A7"/>
    <w:rsid w:val="00C73716"/>
    <w:rsid w:val="00C81807"/>
    <w:rsid w:val="00C82240"/>
    <w:rsid w:val="00C825EF"/>
    <w:rsid w:val="00C82FE6"/>
    <w:rsid w:val="00C83E6C"/>
    <w:rsid w:val="00C84212"/>
    <w:rsid w:val="00C843DF"/>
    <w:rsid w:val="00C85591"/>
    <w:rsid w:val="00C86289"/>
    <w:rsid w:val="00C87F8E"/>
    <w:rsid w:val="00C92F21"/>
    <w:rsid w:val="00C93BF8"/>
    <w:rsid w:val="00C953A0"/>
    <w:rsid w:val="00C9555C"/>
    <w:rsid w:val="00C95D0E"/>
    <w:rsid w:val="00C96315"/>
    <w:rsid w:val="00C977C2"/>
    <w:rsid w:val="00CA27FC"/>
    <w:rsid w:val="00CA5A03"/>
    <w:rsid w:val="00CA5D29"/>
    <w:rsid w:val="00CA727D"/>
    <w:rsid w:val="00CA72CD"/>
    <w:rsid w:val="00CB06EB"/>
    <w:rsid w:val="00CB1BE1"/>
    <w:rsid w:val="00CB2566"/>
    <w:rsid w:val="00CB4DB4"/>
    <w:rsid w:val="00CB58E7"/>
    <w:rsid w:val="00CB6ABE"/>
    <w:rsid w:val="00CC05EE"/>
    <w:rsid w:val="00CC0EE9"/>
    <w:rsid w:val="00CC15CA"/>
    <w:rsid w:val="00CC26CF"/>
    <w:rsid w:val="00CC6EE7"/>
    <w:rsid w:val="00CC703A"/>
    <w:rsid w:val="00CD5DA2"/>
    <w:rsid w:val="00CE2CDE"/>
    <w:rsid w:val="00CE39C2"/>
    <w:rsid w:val="00CE5A35"/>
    <w:rsid w:val="00CE5BF6"/>
    <w:rsid w:val="00CE5C7C"/>
    <w:rsid w:val="00CF03C9"/>
    <w:rsid w:val="00CF0F34"/>
    <w:rsid w:val="00CF2217"/>
    <w:rsid w:val="00CF2BDB"/>
    <w:rsid w:val="00CF3924"/>
    <w:rsid w:val="00CF43FB"/>
    <w:rsid w:val="00CF5DF9"/>
    <w:rsid w:val="00CF6951"/>
    <w:rsid w:val="00CF7B59"/>
    <w:rsid w:val="00D00389"/>
    <w:rsid w:val="00D00CE6"/>
    <w:rsid w:val="00D00E32"/>
    <w:rsid w:val="00D019CF"/>
    <w:rsid w:val="00D035DE"/>
    <w:rsid w:val="00D06102"/>
    <w:rsid w:val="00D0610C"/>
    <w:rsid w:val="00D12F01"/>
    <w:rsid w:val="00D14681"/>
    <w:rsid w:val="00D15A9A"/>
    <w:rsid w:val="00D20B1F"/>
    <w:rsid w:val="00D242AD"/>
    <w:rsid w:val="00D25F8F"/>
    <w:rsid w:val="00D2709D"/>
    <w:rsid w:val="00D273AF"/>
    <w:rsid w:val="00D308CC"/>
    <w:rsid w:val="00D30D84"/>
    <w:rsid w:val="00D310AC"/>
    <w:rsid w:val="00D31A1A"/>
    <w:rsid w:val="00D31DCF"/>
    <w:rsid w:val="00D33519"/>
    <w:rsid w:val="00D340AB"/>
    <w:rsid w:val="00D34D26"/>
    <w:rsid w:val="00D3597E"/>
    <w:rsid w:val="00D3703D"/>
    <w:rsid w:val="00D37BBE"/>
    <w:rsid w:val="00D40CB2"/>
    <w:rsid w:val="00D42796"/>
    <w:rsid w:val="00D43A26"/>
    <w:rsid w:val="00D44726"/>
    <w:rsid w:val="00D44C89"/>
    <w:rsid w:val="00D466D8"/>
    <w:rsid w:val="00D47F8A"/>
    <w:rsid w:val="00D50F09"/>
    <w:rsid w:val="00D52C1B"/>
    <w:rsid w:val="00D55B74"/>
    <w:rsid w:val="00D569BB"/>
    <w:rsid w:val="00D60650"/>
    <w:rsid w:val="00D61006"/>
    <w:rsid w:val="00D63E84"/>
    <w:rsid w:val="00D65067"/>
    <w:rsid w:val="00D6685D"/>
    <w:rsid w:val="00D6687E"/>
    <w:rsid w:val="00D676CF"/>
    <w:rsid w:val="00D70016"/>
    <w:rsid w:val="00D70D21"/>
    <w:rsid w:val="00D71E87"/>
    <w:rsid w:val="00D72BEB"/>
    <w:rsid w:val="00D76441"/>
    <w:rsid w:val="00D7767B"/>
    <w:rsid w:val="00D81B43"/>
    <w:rsid w:val="00D82113"/>
    <w:rsid w:val="00D83C4F"/>
    <w:rsid w:val="00D84E70"/>
    <w:rsid w:val="00D851FE"/>
    <w:rsid w:val="00D8577D"/>
    <w:rsid w:val="00D85C55"/>
    <w:rsid w:val="00D85F7C"/>
    <w:rsid w:val="00D867D3"/>
    <w:rsid w:val="00D8788B"/>
    <w:rsid w:val="00D87A15"/>
    <w:rsid w:val="00D91EB5"/>
    <w:rsid w:val="00D925C8"/>
    <w:rsid w:val="00D9377B"/>
    <w:rsid w:val="00D93B3F"/>
    <w:rsid w:val="00D96235"/>
    <w:rsid w:val="00D974C2"/>
    <w:rsid w:val="00DA01BE"/>
    <w:rsid w:val="00DA04FF"/>
    <w:rsid w:val="00DA12B3"/>
    <w:rsid w:val="00DA3119"/>
    <w:rsid w:val="00DA3D25"/>
    <w:rsid w:val="00DA3D73"/>
    <w:rsid w:val="00DA41CE"/>
    <w:rsid w:val="00DA79CF"/>
    <w:rsid w:val="00DB03FF"/>
    <w:rsid w:val="00DB5A82"/>
    <w:rsid w:val="00DB6078"/>
    <w:rsid w:val="00DB64BC"/>
    <w:rsid w:val="00DC0169"/>
    <w:rsid w:val="00DC023C"/>
    <w:rsid w:val="00DC0D04"/>
    <w:rsid w:val="00DC1989"/>
    <w:rsid w:val="00DC2FE8"/>
    <w:rsid w:val="00DC7D11"/>
    <w:rsid w:val="00DD0896"/>
    <w:rsid w:val="00DD1025"/>
    <w:rsid w:val="00DD2C50"/>
    <w:rsid w:val="00DD2EC0"/>
    <w:rsid w:val="00DD6F54"/>
    <w:rsid w:val="00DE032C"/>
    <w:rsid w:val="00DE0999"/>
    <w:rsid w:val="00DE1746"/>
    <w:rsid w:val="00DE4A55"/>
    <w:rsid w:val="00DE5B4A"/>
    <w:rsid w:val="00DE7564"/>
    <w:rsid w:val="00DF05A5"/>
    <w:rsid w:val="00DF1B04"/>
    <w:rsid w:val="00DF6273"/>
    <w:rsid w:val="00DF6B51"/>
    <w:rsid w:val="00DF75D8"/>
    <w:rsid w:val="00DF7F52"/>
    <w:rsid w:val="00E0008A"/>
    <w:rsid w:val="00E01D10"/>
    <w:rsid w:val="00E01F15"/>
    <w:rsid w:val="00E023DB"/>
    <w:rsid w:val="00E040AB"/>
    <w:rsid w:val="00E04238"/>
    <w:rsid w:val="00E04E14"/>
    <w:rsid w:val="00E054E5"/>
    <w:rsid w:val="00E06B6C"/>
    <w:rsid w:val="00E076E4"/>
    <w:rsid w:val="00E07871"/>
    <w:rsid w:val="00E128C3"/>
    <w:rsid w:val="00E12A52"/>
    <w:rsid w:val="00E13DAA"/>
    <w:rsid w:val="00E15724"/>
    <w:rsid w:val="00E15871"/>
    <w:rsid w:val="00E16E3B"/>
    <w:rsid w:val="00E17AD3"/>
    <w:rsid w:val="00E2015B"/>
    <w:rsid w:val="00E2070B"/>
    <w:rsid w:val="00E207B8"/>
    <w:rsid w:val="00E20B8C"/>
    <w:rsid w:val="00E2597E"/>
    <w:rsid w:val="00E33877"/>
    <w:rsid w:val="00E33FF6"/>
    <w:rsid w:val="00E34E6D"/>
    <w:rsid w:val="00E373B3"/>
    <w:rsid w:val="00E41639"/>
    <w:rsid w:val="00E42D6F"/>
    <w:rsid w:val="00E434F5"/>
    <w:rsid w:val="00E450DD"/>
    <w:rsid w:val="00E47DC7"/>
    <w:rsid w:val="00E51D8A"/>
    <w:rsid w:val="00E536B0"/>
    <w:rsid w:val="00E539DC"/>
    <w:rsid w:val="00E53AF0"/>
    <w:rsid w:val="00E54DB0"/>
    <w:rsid w:val="00E57481"/>
    <w:rsid w:val="00E664BE"/>
    <w:rsid w:val="00E67CA8"/>
    <w:rsid w:val="00E73A6A"/>
    <w:rsid w:val="00E75D9D"/>
    <w:rsid w:val="00E76AA8"/>
    <w:rsid w:val="00E77C0E"/>
    <w:rsid w:val="00E81473"/>
    <w:rsid w:val="00E82878"/>
    <w:rsid w:val="00E834EF"/>
    <w:rsid w:val="00E839EA"/>
    <w:rsid w:val="00E8408D"/>
    <w:rsid w:val="00E91707"/>
    <w:rsid w:val="00E918AC"/>
    <w:rsid w:val="00E92E1F"/>
    <w:rsid w:val="00E93CB4"/>
    <w:rsid w:val="00E93CE5"/>
    <w:rsid w:val="00E9574F"/>
    <w:rsid w:val="00EA2589"/>
    <w:rsid w:val="00EA5262"/>
    <w:rsid w:val="00EA5E75"/>
    <w:rsid w:val="00EA6B66"/>
    <w:rsid w:val="00EB051B"/>
    <w:rsid w:val="00EB1E98"/>
    <w:rsid w:val="00EB233B"/>
    <w:rsid w:val="00EB540C"/>
    <w:rsid w:val="00EB7BD5"/>
    <w:rsid w:val="00EC0249"/>
    <w:rsid w:val="00EC106B"/>
    <w:rsid w:val="00EC1BFC"/>
    <w:rsid w:val="00EC502C"/>
    <w:rsid w:val="00EC6BDE"/>
    <w:rsid w:val="00ED17BA"/>
    <w:rsid w:val="00ED1E3C"/>
    <w:rsid w:val="00ED247B"/>
    <w:rsid w:val="00ED261C"/>
    <w:rsid w:val="00ED490B"/>
    <w:rsid w:val="00ED7016"/>
    <w:rsid w:val="00ED7041"/>
    <w:rsid w:val="00EE06C9"/>
    <w:rsid w:val="00EE168D"/>
    <w:rsid w:val="00EE1EAE"/>
    <w:rsid w:val="00EE3E77"/>
    <w:rsid w:val="00EE487E"/>
    <w:rsid w:val="00EE5A15"/>
    <w:rsid w:val="00EE6073"/>
    <w:rsid w:val="00EE7E87"/>
    <w:rsid w:val="00EF077E"/>
    <w:rsid w:val="00EF1A92"/>
    <w:rsid w:val="00EF2291"/>
    <w:rsid w:val="00EF26F9"/>
    <w:rsid w:val="00EF3641"/>
    <w:rsid w:val="00EF5794"/>
    <w:rsid w:val="00EF73F6"/>
    <w:rsid w:val="00EF7CAC"/>
    <w:rsid w:val="00F017B6"/>
    <w:rsid w:val="00F03683"/>
    <w:rsid w:val="00F0410A"/>
    <w:rsid w:val="00F05AC4"/>
    <w:rsid w:val="00F06968"/>
    <w:rsid w:val="00F14F42"/>
    <w:rsid w:val="00F16183"/>
    <w:rsid w:val="00F16BE5"/>
    <w:rsid w:val="00F20D70"/>
    <w:rsid w:val="00F20D9F"/>
    <w:rsid w:val="00F22F2E"/>
    <w:rsid w:val="00F23EF5"/>
    <w:rsid w:val="00F24E52"/>
    <w:rsid w:val="00F26207"/>
    <w:rsid w:val="00F30799"/>
    <w:rsid w:val="00F34079"/>
    <w:rsid w:val="00F3692E"/>
    <w:rsid w:val="00F3740D"/>
    <w:rsid w:val="00F43D2F"/>
    <w:rsid w:val="00F44C78"/>
    <w:rsid w:val="00F47697"/>
    <w:rsid w:val="00F50E35"/>
    <w:rsid w:val="00F542AA"/>
    <w:rsid w:val="00F566CB"/>
    <w:rsid w:val="00F60350"/>
    <w:rsid w:val="00F610ED"/>
    <w:rsid w:val="00F66A00"/>
    <w:rsid w:val="00F70ACA"/>
    <w:rsid w:val="00F70E9E"/>
    <w:rsid w:val="00F71C5D"/>
    <w:rsid w:val="00F72A4F"/>
    <w:rsid w:val="00F73826"/>
    <w:rsid w:val="00F73AFA"/>
    <w:rsid w:val="00F73B22"/>
    <w:rsid w:val="00F74269"/>
    <w:rsid w:val="00F743D7"/>
    <w:rsid w:val="00F75F7C"/>
    <w:rsid w:val="00F764B2"/>
    <w:rsid w:val="00F8558A"/>
    <w:rsid w:val="00F862F7"/>
    <w:rsid w:val="00F9022F"/>
    <w:rsid w:val="00F93248"/>
    <w:rsid w:val="00F952D2"/>
    <w:rsid w:val="00F955C4"/>
    <w:rsid w:val="00F95F57"/>
    <w:rsid w:val="00F9795C"/>
    <w:rsid w:val="00FA0B68"/>
    <w:rsid w:val="00FA13C4"/>
    <w:rsid w:val="00FA17EF"/>
    <w:rsid w:val="00FA23D0"/>
    <w:rsid w:val="00FA2528"/>
    <w:rsid w:val="00FA3866"/>
    <w:rsid w:val="00FA3DAB"/>
    <w:rsid w:val="00FA41AE"/>
    <w:rsid w:val="00FA6B0C"/>
    <w:rsid w:val="00FB4162"/>
    <w:rsid w:val="00FB4F96"/>
    <w:rsid w:val="00FB50FE"/>
    <w:rsid w:val="00FB7780"/>
    <w:rsid w:val="00FC0D2D"/>
    <w:rsid w:val="00FC20EE"/>
    <w:rsid w:val="00FC388A"/>
    <w:rsid w:val="00FC4017"/>
    <w:rsid w:val="00FC4FA9"/>
    <w:rsid w:val="00FC623A"/>
    <w:rsid w:val="00FC7E11"/>
    <w:rsid w:val="00FD0B45"/>
    <w:rsid w:val="00FD27BD"/>
    <w:rsid w:val="00FD408F"/>
    <w:rsid w:val="00FD46C8"/>
    <w:rsid w:val="00FD4A33"/>
    <w:rsid w:val="00FD4E3A"/>
    <w:rsid w:val="00FD5057"/>
    <w:rsid w:val="00FD6C54"/>
    <w:rsid w:val="00FD6FB2"/>
    <w:rsid w:val="00FD7D53"/>
    <w:rsid w:val="00FE0AC0"/>
    <w:rsid w:val="00FE2C3A"/>
    <w:rsid w:val="00FE2D12"/>
    <w:rsid w:val="00FE378F"/>
    <w:rsid w:val="00FE3D66"/>
    <w:rsid w:val="00FE4E40"/>
    <w:rsid w:val="00FE552D"/>
    <w:rsid w:val="00FE6927"/>
    <w:rsid w:val="00FF0769"/>
    <w:rsid w:val="00FF31AD"/>
    <w:rsid w:val="00FF5C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2919A"/>
  <w15:docId w15:val="{CE68200A-8FCC-4C35-892F-F504F14E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imes New Roman"/>
        <w:spacing w:val="10"/>
        <w:sz w:val="24"/>
        <w:szCs w:val="24"/>
        <w:lang w:val="en-US" w:eastAsia="zh-TW" w:bidi="ar-SA"/>
      </w:rPr>
    </w:rPrDefault>
    <w:pPrDefault>
      <w:pPr>
        <w:spacing w:line="36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95EE5"/>
    <w:rPr>
      <w:rFonts w:eastAsiaTheme="minorEastAsi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567" w:hanging="247"/>
    </w:pPr>
  </w:style>
  <w:style w:type="character" w:styleId="a4">
    <w:name w:val="annotation reference"/>
    <w:semiHidden/>
    <w:rPr>
      <w:sz w:val="18"/>
    </w:rPr>
  </w:style>
  <w:style w:type="paragraph" w:styleId="a5">
    <w:name w:val="annotation text"/>
    <w:basedOn w:val="a"/>
    <w:semiHidden/>
  </w:style>
  <w:style w:type="paragraph" w:styleId="2">
    <w:name w:val="Body Text Indent 2"/>
    <w:basedOn w:val="a"/>
    <w:pPr>
      <w:ind w:left="142" w:hanging="142"/>
    </w:pPr>
    <w:rPr>
      <w:rFonts w:ascii="MingLiU" w:eastAsia="MingLiU"/>
      <w:sz w:val="22"/>
    </w:rPr>
  </w:style>
  <w:style w:type="paragraph" w:styleId="3">
    <w:name w:val="Body Text Indent 3"/>
    <w:basedOn w:val="a"/>
    <w:pPr>
      <w:ind w:left="284" w:hanging="284"/>
    </w:pPr>
    <w:rPr>
      <w:rFonts w:ascii="MingLiU" w:eastAsia="MingLiU"/>
      <w:sz w:val="22"/>
    </w:rPr>
  </w:style>
  <w:style w:type="paragraph" w:styleId="a6">
    <w:name w:val="Body Text"/>
    <w:basedOn w:val="a"/>
    <w:rPr>
      <w:rFonts w:ascii="MingLiU" w:eastAsia="MingLiU"/>
      <w:sz w:val="22"/>
      <w:shd w:val="pct5" w:color="auto" w:fill="FFFFFF"/>
    </w:rPr>
  </w:style>
  <w:style w:type="character" w:styleId="a7">
    <w:name w:val="Hyperlink"/>
    <w:rPr>
      <w:color w:val="0000FF"/>
      <w:u w:val="single"/>
    </w:rPr>
  </w:style>
  <w:style w:type="character" w:styleId="a8">
    <w:name w:val="FollowedHyperlink"/>
    <w:rPr>
      <w:color w:val="800080"/>
      <w:u w:val="single"/>
    </w:rPr>
  </w:style>
  <w:style w:type="paragraph" w:customStyle="1" w:styleId="font6">
    <w:name w:val="font6"/>
    <w:basedOn w:val="a"/>
    <w:pPr>
      <w:spacing w:before="100" w:beforeAutospacing="1" w:after="100" w:afterAutospacing="1"/>
    </w:pPr>
    <w:rPr>
      <w:rFonts w:ascii="PMingLiU" w:eastAsia="PMingLiU" w:hAnsi="Arial Unicode MS" w:cs="Arial Unicode MS" w:hint="eastAsia"/>
      <w:sz w:val="20"/>
    </w:rPr>
  </w:style>
  <w:style w:type="paragraph" w:styleId="a9">
    <w:name w:val="Balloon Text"/>
    <w:basedOn w:val="a"/>
    <w:semiHidden/>
    <w:rsid w:val="00C81807"/>
    <w:rPr>
      <w:rFonts w:ascii="Arial" w:eastAsia="PMingLiU" w:hAnsi="Arial"/>
      <w:sz w:val="18"/>
      <w:szCs w:val="18"/>
    </w:rPr>
  </w:style>
  <w:style w:type="paragraph" w:styleId="aa">
    <w:name w:val="footer"/>
    <w:basedOn w:val="a"/>
    <w:link w:val="ab"/>
    <w:uiPriority w:val="99"/>
    <w:rsid w:val="008F092E"/>
    <w:pPr>
      <w:tabs>
        <w:tab w:val="center" w:pos="4153"/>
        <w:tab w:val="right" w:pos="8306"/>
      </w:tabs>
      <w:snapToGrid w:val="0"/>
    </w:pPr>
    <w:rPr>
      <w:sz w:val="20"/>
    </w:rPr>
  </w:style>
  <w:style w:type="character" w:styleId="ac">
    <w:name w:val="page number"/>
    <w:basedOn w:val="a0"/>
    <w:rsid w:val="008F092E"/>
  </w:style>
  <w:style w:type="table" w:styleId="ad">
    <w:name w:val="Table Grid"/>
    <w:basedOn w:val="a1"/>
    <w:rsid w:val="002C69C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rsid w:val="003504B7"/>
    <w:pPr>
      <w:tabs>
        <w:tab w:val="center" w:pos="4153"/>
        <w:tab w:val="right" w:pos="8306"/>
      </w:tabs>
      <w:snapToGrid w:val="0"/>
    </w:pPr>
    <w:rPr>
      <w:sz w:val="20"/>
    </w:rPr>
  </w:style>
  <w:style w:type="character" w:styleId="af">
    <w:name w:val="Strong"/>
    <w:uiPriority w:val="22"/>
    <w:qFormat/>
    <w:rsid w:val="00AD38C3"/>
    <w:rPr>
      <w:b/>
      <w:bCs/>
    </w:rPr>
  </w:style>
  <w:style w:type="paragraph" w:styleId="af0">
    <w:name w:val="annotation subject"/>
    <w:basedOn w:val="a5"/>
    <w:next w:val="a5"/>
    <w:semiHidden/>
    <w:rsid w:val="001C23BF"/>
    <w:rPr>
      <w:b/>
      <w:bCs/>
    </w:rPr>
  </w:style>
  <w:style w:type="paragraph" w:customStyle="1" w:styleId="af1">
    <w:name w:val="一般文字"/>
    <w:basedOn w:val="a"/>
    <w:next w:val="a"/>
    <w:rsid w:val="0013632B"/>
    <w:pPr>
      <w:autoSpaceDE w:val="0"/>
      <w:autoSpaceDN w:val="0"/>
      <w:adjustRightInd w:val="0"/>
    </w:pPr>
    <w:rPr>
      <w:rFonts w:ascii="PMingLiU" w:eastAsia="PMingLiU"/>
    </w:rPr>
  </w:style>
  <w:style w:type="paragraph" w:customStyle="1" w:styleId="1">
    <w:name w:val="字元1 字元 字元 字元 字元 字元 字元"/>
    <w:basedOn w:val="a"/>
    <w:rsid w:val="00E054E5"/>
    <w:pPr>
      <w:spacing w:after="160" w:line="240" w:lineRule="exact"/>
    </w:pPr>
    <w:rPr>
      <w:rFonts w:ascii="Tahoma" w:hAnsi="Tahoma"/>
      <w:sz w:val="20"/>
      <w:lang w:eastAsia="en-US"/>
    </w:rPr>
  </w:style>
  <w:style w:type="paragraph" w:styleId="af2">
    <w:name w:val="List Paragraph"/>
    <w:basedOn w:val="a"/>
    <w:uiPriority w:val="34"/>
    <w:qFormat/>
    <w:rsid w:val="00E42D6F"/>
    <w:pPr>
      <w:ind w:leftChars="200" w:left="480"/>
    </w:pPr>
    <w:rPr>
      <w:rFonts w:ascii="Calibri" w:eastAsia="PMingLiU" w:hAnsi="Calibri"/>
      <w:szCs w:val="22"/>
    </w:rPr>
  </w:style>
  <w:style w:type="paragraph" w:styleId="Web">
    <w:name w:val="Normal (Web)"/>
    <w:basedOn w:val="a"/>
    <w:uiPriority w:val="99"/>
    <w:unhideWhenUsed/>
    <w:rsid w:val="00CE39C2"/>
    <w:pPr>
      <w:spacing w:before="100" w:beforeAutospacing="1" w:after="100" w:afterAutospacing="1"/>
    </w:pPr>
    <w:rPr>
      <w:rFonts w:ascii="PMingLiU" w:eastAsia="PMingLiU" w:hAnsi="PMingLiU" w:cs="PMingLiU"/>
    </w:rPr>
  </w:style>
  <w:style w:type="character" w:customStyle="1" w:styleId="ab">
    <w:name w:val="頁尾 字元"/>
    <w:link w:val="aa"/>
    <w:uiPriority w:val="99"/>
    <w:rsid w:val="00B667D2"/>
    <w:rPr>
      <w:rFonts w:ascii="Abadi MT Condensed Light" w:eastAsia="DFKai-SB" w:hAnsi="Abadi MT Condensed Light"/>
      <w:kern w:val="2"/>
    </w:rPr>
  </w:style>
  <w:style w:type="table" w:styleId="5">
    <w:name w:val="Table Grid 5"/>
    <w:basedOn w:val="a1"/>
    <w:rsid w:val="00026ECE"/>
    <w:pPr>
      <w:widowControl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HTML">
    <w:name w:val="HTML Code"/>
    <w:uiPriority w:val="99"/>
    <w:unhideWhenUsed/>
    <w:rsid w:val="004E1F7B"/>
    <w:rPr>
      <w:rFonts w:ascii="MingLiU" w:eastAsia="MingLiU" w:hAnsi="MingLiU" w:cs="MingLiU"/>
      <w:sz w:val="24"/>
      <w:szCs w:val="24"/>
    </w:rPr>
  </w:style>
  <w:style w:type="table" w:styleId="1-6">
    <w:name w:val="Grid Table 1 Light Accent 6"/>
    <w:basedOn w:val="a1"/>
    <w:uiPriority w:val="46"/>
    <w:rsid w:val="00D867D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10">
    <w:name w:val="Grid Table 1 Light"/>
    <w:basedOn w:val="a1"/>
    <w:uiPriority w:val="46"/>
    <w:rsid w:val="00D86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1">
    <w:name w:val="未解析的提及1"/>
    <w:basedOn w:val="a0"/>
    <w:uiPriority w:val="99"/>
    <w:semiHidden/>
    <w:unhideWhenUsed/>
    <w:rsid w:val="0033181C"/>
    <w:rPr>
      <w:color w:val="605E5C"/>
      <w:shd w:val="clear" w:color="auto" w:fill="E1DFDD"/>
    </w:rPr>
  </w:style>
  <w:style w:type="paragraph" w:customStyle="1" w:styleId="text-size-chat">
    <w:name w:val="text-size-chat"/>
    <w:basedOn w:val="a"/>
    <w:rsid w:val="00923AEC"/>
    <w:pPr>
      <w:spacing w:before="100" w:beforeAutospacing="1" w:after="100" w:afterAutospacing="1" w:line="240" w:lineRule="auto"/>
    </w:pPr>
    <w:rPr>
      <w:rFonts w:ascii="PMingLiU" w:eastAsia="PMingLiU" w:hAnsi="PMingLiU" w:cs="PMingLi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342">
      <w:bodyDiv w:val="1"/>
      <w:marLeft w:val="0"/>
      <w:marRight w:val="0"/>
      <w:marTop w:val="0"/>
      <w:marBottom w:val="0"/>
      <w:divBdr>
        <w:top w:val="none" w:sz="0" w:space="0" w:color="auto"/>
        <w:left w:val="none" w:sz="0" w:space="0" w:color="auto"/>
        <w:bottom w:val="none" w:sz="0" w:space="0" w:color="auto"/>
        <w:right w:val="none" w:sz="0" w:space="0" w:color="auto"/>
      </w:divBdr>
      <w:divsChild>
        <w:div w:id="63378564">
          <w:marLeft w:val="0"/>
          <w:marRight w:val="0"/>
          <w:marTop w:val="0"/>
          <w:marBottom w:val="0"/>
          <w:divBdr>
            <w:top w:val="none" w:sz="0" w:space="0" w:color="auto"/>
            <w:left w:val="none" w:sz="0" w:space="0" w:color="auto"/>
            <w:bottom w:val="none" w:sz="0" w:space="0" w:color="auto"/>
            <w:right w:val="none" w:sz="0" w:space="0" w:color="auto"/>
          </w:divBdr>
        </w:div>
        <w:div w:id="312026853">
          <w:marLeft w:val="0"/>
          <w:marRight w:val="0"/>
          <w:marTop w:val="0"/>
          <w:marBottom w:val="0"/>
          <w:divBdr>
            <w:top w:val="none" w:sz="0" w:space="0" w:color="auto"/>
            <w:left w:val="none" w:sz="0" w:space="0" w:color="auto"/>
            <w:bottom w:val="none" w:sz="0" w:space="0" w:color="auto"/>
            <w:right w:val="none" w:sz="0" w:space="0" w:color="auto"/>
          </w:divBdr>
        </w:div>
        <w:div w:id="320155563">
          <w:marLeft w:val="0"/>
          <w:marRight w:val="0"/>
          <w:marTop w:val="0"/>
          <w:marBottom w:val="0"/>
          <w:divBdr>
            <w:top w:val="none" w:sz="0" w:space="0" w:color="auto"/>
            <w:left w:val="none" w:sz="0" w:space="0" w:color="auto"/>
            <w:bottom w:val="none" w:sz="0" w:space="0" w:color="auto"/>
            <w:right w:val="none" w:sz="0" w:space="0" w:color="auto"/>
          </w:divBdr>
        </w:div>
        <w:div w:id="736707146">
          <w:marLeft w:val="0"/>
          <w:marRight w:val="0"/>
          <w:marTop w:val="0"/>
          <w:marBottom w:val="0"/>
          <w:divBdr>
            <w:top w:val="none" w:sz="0" w:space="0" w:color="auto"/>
            <w:left w:val="none" w:sz="0" w:space="0" w:color="auto"/>
            <w:bottom w:val="none" w:sz="0" w:space="0" w:color="auto"/>
            <w:right w:val="none" w:sz="0" w:space="0" w:color="auto"/>
          </w:divBdr>
        </w:div>
        <w:div w:id="773287570">
          <w:marLeft w:val="0"/>
          <w:marRight w:val="0"/>
          <w:marTop w:val="0"/>
          <w:marBottom w:val="0"/>
          <w:divBdr>
            <w:top w:val="none" w:sz="0" w:space="0" w:color="auto"/>
            <w:left w:val="none" w:sz="0" w:space="0" w:color="auto"/>
            <w:bottom w:val="none" w:sz="0" w:space="0" w:color="auto"/>
            <w:right w:val="none" w:sz="0" w:space="0" w:color="auto"/>
          </w:divBdr>
        </w:div>
        <w:div w:id="793015935">
          <w:marLeft w:val="0"/>
          <w:marRight w:val="0"/>
          <w:marTop w:val="0"/>
          <w:marBottom w:val="0"/>
          <w:divBdr>
            <w:top w:val="none" w:sz="0" w:space="0" w:color="auto"/>
            <w:left w:val="none" w:sz="0" w:space="0" w:color="auto"/>
            <w:bottom w:val="none" w:sz="0" w:space="0" w:color="auto"/>
            <w:right w:val="none" w:sz="0" w:space="0" w:color="auto"/>
          </w:divBdr>
        </w:div>
        <w:div w:id="1372267843">
          <w:marLeft w:val="0"/>
          <w:marRight w:val="0"/>
          <w:marTop w:val="0"/>
          <w:marBottom w:val="0"/>
          <w:divBdr>
            <w:top w:val="none" w:sz="0" w:space="0" w:color="auto"/>
            <w:left w:val="none" w:sz="0" w:space="0" w:color="auto"/>
            <w:bottom w:val="none" w:sz="0" w:space="0" w:color="auto"/>
            <w:right w:val="none" w:sz="0" w:space="0" w:color="auto"/>
          </w:divBdr>
        </w:div>
        <w:div w:id="2104836214">
          <w:marLeft w:val="0"/>
          <w:marRight w:val="0"/>
          <w:marTop w:val="0"/>
          <w:marBottom w:val="0"/>
          <w:divBdr>
            <w:top w:val="none" w:sz="0" w:space="0" w:color="auto"/>
            <w:left w:val="none" w:sz="0" w:space="0" w:color="auto"/>
            <w:bottom w:val="none" w:sz="0" w:space="0" w:color="auto"/>
            <w:right w:val="none" w:sz="0" w:space="0" w:color="auto"/>
          </w:divBdr>
        </w:div>
      </w:divsChild>
    </w:div>
    <w:div w:id="11540827">
      <w:bodyDiv w:val="1"/>
      <w:marLeft w:val="0"/>
      <w:marRight w:val="0"/>
      <w:marTop w:val="0"/>
      <w:marBottom w:val="0"/>
      <w:divBdr>
        <w:top w:val="none" w:sz="0" w:space="0" w:color="auto"/>
        <w:left w:val="none" w:sz="0" w:space="0" w:color="auto"/>
        <w:bottom w:val="none" w:sz="0" w:space="0" w:color="auto"/>
        <w:right w:val="none" w:sz="0" w:space="0" w:color="auto"/>
      </w:divBdr>
    </w:div>
    <w:div w:id="32778855">
      <w:bodyDiv w:val="1"/>
      <w:marLeft w:val="0"/>
      <w:marRight w:val="0"/>
      <w:marTop w:val="0"/>
      <w:marBottom w:val="0"/>
      <w:divBdr>
        <w:top w:val="none" w:sz="0" w:space="0" w:color="auto"/>
        <w:left w:val="none" w:sz="0" w:space="0" w:color="auto"/>
        <w:bottom w:val="none" w:sz="0" w:space="0" w:color="auto"/>
        <w:right w:val="none" w:sz="0" w:space="0" w:color="auto"/>
      </w:divBdr>
    </w:div>
    <w:div w:id="48194348">
      <w:bodyDiv w:val="1"/>
      <w:marLeft w:val="0"/>
      <w:marRight w:val="0"/>
      <w:marTop w:val="0"/>
      <w:marBottom w:val="0"/>
      <w:divBdr>
        <w:top w:val="none" w:sz="0" w:space="0" w:color="auto"/>
        <w:left w:val="none" w:sz="0" w:space="0" w:color="auto"/>
        <w:bottom w:val="none" w:sz="0" w:space="0" w:color="auto"/>
        <w:right w:val="none" w:sz="0" w:space="0" w:color="auto"/>
      </w:divBdr>
      <w:divsChild>
        <w:div w:id="63601573">
          <w:marLeft w:val="0"/>
          <w:marRight w:val="0"/>
          <w:marTop w:val="0"/>
          <w:marBottom w:val="0"/>
          <w:divBdr>
            <w:top w:val="none" w:sz="0" w:space="0" w:color="auto"/>
            <w:left w:val="none" w:sz="0" w:space="0" w:color="auto"/>
            <w:bottom w:val="none" w:sz="0" w:space="0" w:color="auto"/>
            <w:right w:val="none" w:sz="0" w:space="0" w:color="auto"/>
          </w:divBdr>
          <w:divsChild>
            <w:div w:id="729159416">
              <w:marLeft w:val="0"/>
              <w:marRight w:val="0"/>
              <w:marTop w:val="0"/>
              <w:marBottom w:val="0"/>
              <w:divBdr>
                <w:top w:val="none" w:sz="0" w:space="0" w:color="auto"/>
                <w:left w:val="none" w:sz="0" w:space="0" w:color="auto"/>
                <w:bottom w:val="none" w:sz="0" w:space="0" w:color="auto"/>
                <w:right w:val="none" w:sz="0" w:space="0" w:color="auto"/>
              </w:divBdr>
            </w:div>
            <w:div w:id="1545100818">
              <w:marLeft w:val="0"/>
              <w:marRight w:val="0"/>
              <w:marTop w:val="0"/>
              <w:marBottom w:val="0"/>
              <w:divBdr>
                <w:top w:val="none" w:sz="0" w:space="0" w:color="auto"/>
                <w:left w:val="none" w:sz="0" w:space="0" w:color="auto"/>
                <w:bottom w:val="none" w:sz="0" w:space="0" w:color="auto"/>
                <w:right w:val="none" w:sz="0" w:space="0" w:color="auto"/>
              </w:divBdr>
              <w:divsChild>
                <w:div w:id="209072007">
                  <w:marLeft w:val="0"/>
                  <w:marRight w:val="0"/>
                  <w:marTop w:val="0"/>
                  <w:marBottom w:val="0"/>
                  <w:divBdr>
                    <w:top w:val="none" w:sz="0" w:space="0" w:color="auto"/>
                    <w:left w:val="none" w:sz="0" w:space="0" w:color="auto"/>
                    <w:bottom w:val="none" w:sz="0" w:space="0" w:color="auto"/>
                    <w:right w:val="none" w:sz="0" w:space="0" w:color="auto"/>
                  </w:divBdr>
                </w:div>
                <w:div w:id="752582627">
                  <w:marLeft w:val="0"/>
                  <w:marRight w:val="0"/>
                  <w:marTop w:val="0"/>
                  <w:marBottom w:val="0"/>
                  <w:divBdr>
                    <w:top w:val="none" w:sz="0" w:space="0" w:color="auto"/>
                    <w:left w:val="none" w:sz="0" w:space="0" w:color="auto"/>
                    <w:bottom w:val="none" w:sz="0" w:space="0" w:color="auto"/>
                    <w:right w:val="none" w:sz="0" w:space="0" w:color="auto"/>
                  </w:divBdr>
                </w:div>
                <w:div w:id="1121265529">
                  <w:marLeft w:val="0"/>
                  <w:marRight w:val="0"/>
                  <w:marTop w:val="0"/>
                  <w:marBottom w:val="0"/>
                  <w:divBdr>
                    <w:top w:val="none" w:sz="0" w:space="0" w:color="auto"/>
                    <w:left w:val="none" w:sz="0" w:space="0" w:color="auto"/>
                    <w:bottom w:val="none" w:sz="0" w:space="0" w:color="auto"/>
                    <w:right w:val="none" w:sz="0" w:space="0" w:color="auto"/>
                  </w:divBdr>
                </w:div>
                <w:div w:id="1157762689">
                  <w:marLeft w:val="0"/>
                  <w:marRight w:val="0"/>
                  <w:marTop w:val="0"/>
                  <w:marBottom w:val="0"/>
                  <w:divBdr>
                    <w:top w:val="none" w:sz="0" w:space="0" w:color="auto"/>
                    <w:left w:val="none" w:sz="0" w:space="0" w:color="auto"/>
                    <w:bottom w:val="none" w:sz="0" w:space="0" w:color="auto"/>
                    <w:right w:val="none" w:sz="0" w:space="0" w:color="auto"/>
                  </w:divBdr>
                </w:div>
                <w:div w:id="1418285277">
                  <w:marLeft w:val="0"/>
                  <w:marRight w:val="0"/>
                  <w:marTop w:val="0"/>
                  <w:marBottom w:val="0"/>
                  <w:divBdr>
                    <w:top w:val="none" w:sz="0" w:space="0" w:color="auto"/>
                    <w:left w:val="none" w:sz="0" w:space="0" w:color="auto"/>
                    <w:bottom w:val="none" w:sz="0" w:space="0" w:color="auto"/>
                    <w:right w:val="none" w:sz="0" w:space="0" w:color="auto"/>
                  </w:divBdr>
                </w:div>
                <w:div w:id="1914467334">
                  <w:marLeft w:val="0"/>
                  <w:marRight w:val="0"/>
                  <w:marTop w:val="0"/>
                  <w:marBottom w:val="0"/>
                  <w:divBdr>
                    <w:top w:val="none" w:sz="0" w:space="0" w:color="auto"/>
                    <w:left w:val="none" w:sz="0" w:space="0" w:color="auto"/>
                    <w:bottom w:val="none" w:sz="0" w:space="0" w:color="auto"/>
                    <w:right w:val="none" w:sz="0" w:space="0" w:color="auto"/>
                  </w:divBdr>
                </w:div>
                <w:div w:id="20302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31023">
      <w:bodyDiv w:val="1"/>
      <w:marLeft w:val="0"/>
      <w:marRight w:val="0"/>
      <w:marTop w:val="0"/>
      <w:marBottom w:val="0"/>
      <w:divBdr>
        <w:top w:val="none" w:sz="0" w:space="0" w:color="auto"/>
        <w:left w:val="none" w:sz="0" w:space="0" w:color="auto"/>
        <w:bottom w:val="none" w:sz="0" w:space="0" w:color="auto"/>
        <w:right w:val="none" w:sz="0" w:space="0" w:color="auto"/>
      </w:divBdr>
    </w:div>
    <w:div w:id="71970072">
      <w:bodyDiv w:val="1"/>
      <w:marLeft w:val="0"/>
      <w:marRight w:val="0"/>
      <w:marTop w:val="0"/>
      <w:marBottom w:val="0"/>
      <w:divBdr>
        <w:top w:val="none" w:sz="0" w:space="0" w:color="auto"/>
        <w:left w:val="none" w:sz="0" w:space="0" w:color="auto"/>
        <w:bottom w:val="none" w:sz="0" w:space="0" w:color="auto"/>
        <w:right w:val="none" w:sz="0" w:space="0" w:color="auto"/>
      </w:divBdr>
    </w:div>
    <w:div w:id="106318441">
      <w:bodyDiv w:val="1"/>
      <w:marLeft w:val="0"/>
      <w:marRight w:val="0"/>
      <w:marTop w:val="0"/>
      <w:marBottom w:val="0"/>
      <w:divBdr>
        <w:top w:val="none" w:sz="0" w:space="0" w:color="auto"/>
        <w:left w:val="none" w:sz="0" w:space="0" w:color="auto"/>
        <w:bottom w:val="none" w:sz="0" w:space="0" w:color="auto"/>
        <w:right w:val="none" w:sz="0" w:space="0" w:color="auto"/>
      </w:divBdr>
    </w:div>
    <w:div w:id="119419302">
      <w:bodyDiv w:val="1"/>
      <w:marLeft w:val="0"/>
      <w:marRight w:val="0"/>
      <w:marTop w:val="0"/>
      <w:marBottom w:val="0"/>
      <w:divBdr>
        <w:top w:val="none" w:sz="0" w:space="0" w:color="auto"/>
        <w:left w:val="none" w:sz="0" w:space="0" w:color="auto"/>
        <w:bottom w:val="none" w:sz="0" w:space="0" w:color="auto"/>
        <w:right w:val="none" w:sz="0" w:space="0" w:color="auto"/>
      </w:divBdr>
    </w:div>
    <w:div w:id="143276304">
      <w:bodyDiv w:val="1"/>
      <w:marLeft w:val="0"/>
      <w:marRight w:val="0"/>
      <w:marTop w:val="0"/>
      <w:marBottom w:val="0"/>
      <w:divBdr>
        <w:top w:val="none" w:sz="0" w:space="0" w:color="auto"/>
        <w:left w:val="none" w:sz="0" w:space="0" w:color="auto"/>
        <w:bottom w:val="none" w:sz="0" w:space="0" w:color="auto"/>
        <w:right w:val="none" w:sz="0" w:space="0" w:color="auto"/>
      </w:divBdr>
    </w:div>
    <w:div w:id="153763641">
      <w:bodyDiv w:val="1"/>
      <w:marLeft w:val="0"/>
      <w:marRight w:val="0"/>
      <w:marTop w:val="0"/>
      <w:marBottom w:val="0"/>
      <w:divBdr>
        <w:top w:val="none" w:sz="0" w:space="0" w:color="auto"/>
        <w:left w:val="none" w:sz="0" w:space="0" w:color="auto"/>
        <w:bottom w:val="none" w:sz="0" w:space="0" w:color="auto"/>
        <w:right w:val="none" w:sz="0" w:space="0" w:color="auto"/>
      </w:divBdr>
      <w:divsChild>
        <w:div w:id="7410595">
          <w:marLeft w:val="0"/>
          <w:marRight w:val="0"/>
          <w:marTop w:val="0"/>
          <w:marBottom w:val="0"/>
          <w:divBdr>
            <w:top w:val="none" w:sz="0" w:space="0" w:color="auto"/>
            <w:left w:val="none" w:sz="0" w:space="0" w:color="auto"/>
            <w:bottom w:val="none" w:sz="0" w:space="0" w:color="auto"/>
            <w:right w:val="none" w:sz="0" w:space="0" w:color="auto"/>
          </w:divBdr>
        </w:div>
        <w:div w:id="91165968">
          <w:marLeft w:val="0"/>
          <w:marRight w:val="0"/>
          <w:marTop w:val="0"/>
          <w:marBottom w:val="0"/>
          <w:divBdr>
            <w:top w:val="none" w:sz="0" w:space="0" w:color="auto"/>
            <w:left w:val="none" w:sz="0" w:space="0" w:color="auto"/>
            <w:bottom w:val="none" w:sz="0" w:space="0" w:color="auto"/>
            <w:right w:val="none" w:sz="0" w:space="0" w:color="auto"/>
          </w:divBdr>
        </w:div>
        <w:div w:id="145360169">
          <w:marLeft w:val="0"/>
          <w:marRight w:val="0"/>
          <w:marTop w:val="0"/>
          <w:marBottom w:val="0"/>
          <w:divBdr>
            <w:top w:val="none" w:sz="0" w:space="0" w:color="auto"/>
            <w:left w:val="none" w:sz="0" w:space="0" w:color="auto"/>
            <w:bottom w:val="none" w:sz="0" w:space="0" w:color="auto"/>
            <w:right w:val="none" w:sz="0" w:space="0" w:color="auto"/>
          </w:divBdr>
        </w:div>
        <w:div w:id="297953397">
          <w:marLeft w:val="0"/>
          <w:marRight w:val="0"/>
          <w:marTop w:val="0"/>
          <w:marBottom w:val="0"/>
          <w:divBdr>
            <w:top w:val="none" w:sz="0" w:space="0" w:color="auto"/>
            <w:left w:val="none" w:sz="0" w:space="0" w:color="auto"/>
            <w:bottom w:val="none" w:sz="0" w:space="0" w:color="auto"/>
            <w:right w:val="none" w:sz="0" w:space="0" w:color="auto"/>
          </w:divBdr>
        </w:div>
        <w:div w:id="843399099">
          <w:marLeft w:val="0"/>
          <w:marRight w:val="0"/>
          <w:marTop w:val="0"/>
          <w:marBottom w:val="0"/>
          <w:divBdr>
            <w:top w:val="none" w:sz="0" w:space="0" w:color="auto"/>
            <w:left w:val="none" w:sz="0" w:space="0" w:color="auto"/>
            <w:bottom w:val="none" w:sz="0" w:space="0" w:color="auto"/>
            <w:right w:val="none" w:sz="0" w:space="0" w:color="auto"/>
          </w:divBdr>
        </w:div>
        <w:div w:id="953948073">
          <w:marLeft w:val="0"/>
          <w:marRight w:val="0"/>
          <w:marTop w:val="0"/>
          <w:marBottom w:val="0"/>
          <w:divBdr>
            <w:top w:val="none" w:sz="0" w:space="0" w:color="auto"/>
            <w:left w:val="none" w:sz="0" w:space="0" w:color="auto"/>
            <w:bottom w:val="none" w:sz="0" w:space="0" w:color="auto"/>
            <w:right w:val="none" w:sz="0" w:space="0" w:color="auto"/>
          </w:divBdr>
        </w:div>
        <w:div w:id="1049377843">
          <w:marLeft w:val="0"/>
          <w:marRight w:val="0"/>
          <w:marTop w:val="0"/>
          <w:marBottom w:val="0"/>
          <w:divBdr>
            <w:top w:val="none" w:sz="0" w:space="0" w:color="auto"/>
            <w:left w:val="none" w:sz="0" w:space="0" w:color="auto"/>
            <w:bottom w:val="none" w:sz="0" w:space="0" w:color="auto"/>
            <w:right w:val="none" w:sz="0" w:space="0" w:color="auto"/>
          </w:divBdr>
        </w:div>
        <w:div w:id="1167403858">
          <w:marLeft w:val="0"/>
          <w:marRight w:val="0"/>
          <w:marTop w:val="0"/>
          <w:marBottom w:val="0"/>
          <w:divBdr>
            <w:top w:val="none" w:sz="0" w:space="0" w:color="auto"/>
            <w:left w:val="none" w:sz="0" w:space="0" w:color="auto"/>
            <w:bottom w:val="none" w:sz="0" w:space="0" w:color="auto"/>
            <w:right w:val="none" w:sz="0" w:space="0" w:color="auto"/>
          </w:divBdr>
        </w:div>
        <w:div w:id="1416123187">
          <w:marLeft w:val="0"/>
          <w:marRight w:val="0"/>
          <w:marTop w:val="0"/>
          <w:marBottom w:val="0"/>
          <w:divBdr>
            <w:top w:val="none" w:sz="0" w:space="0" w:color="auto"/>
            <w:left w:val="none" w:sz="0" w:space="0" w:color="auto"/>
            <w:bottom w:val="none" w:sz="0" w:space="0" w:color="auto"/>
            <w:right w:val="none" w:sz="0" w:space="0" w:color="auto"/>
          </w:divBdr>
        </w:div>
        <w:div w:id="1632903077">
          <w:marLeft w:val="0"/>
          <w:marRight w:val="0"/>
          <w:marTop w:val="0"/>
          <w:marBottom w:val="0"/>
          <w:divBdr>
            <w:top w:val="none" w:sz="0" w:space="0" w:color="auto"/>
            <w:left w:val="none" w:sz="0" w:space="0" w:color="auto"/>
            <w:bottom w:val="none" w:sz="0" w:space="0" w:color="auto"/>
            <w:right w:val="none" w:sz="0" w:space="0" w:color="auto"/>
          </w:divBdr>
        </w:div>
        <w:div w:id="1873760293">
          <w:marLeft w:val="0"/>
          <w:marRight w:val="0"/>
          <w:marTop w:val="0"/>
          <w:marBottom w:val="0"/>
          <w:divBdr>
            <w:top w:val="none" w:sz="0" w:space="0" w:color="auto"/>
            <w:left w:val="none" w:sz="0" w:space="0" w:color="auto"/>
            <w:bottom w:val="none" w:sz="0" w:space="0" w:color="auto"/>
            <w:right w:val="none" w:sz="0" w:space="0" w:color="auto"/>
          </w:divBdr>
        </w:div>
        <w:div w:id="2033258776">
          <w:marLeft w:val="0"/>
          <w:marRight w:val="0"/>
          <w:marTop w:val="0"/>
          <w:marBottom w:val="0"/>
          <w:divBdr>
            <w:top w:val="none" w:sz="0" w:space="0" w:color="auto"/>
            <w:left w:val="none" w:sz="0" w:space="0" w:color="auto"/>
            <w:bottom w:val="none" w:sz="0" w:space="0" w:color="auto"/>
            <w:right w:val="none" w:sz="0" w:space="0" w:color="auto"/>
          </w:divBdr>
        </w:div>
        <w:div w:id="2092969121">
          <w:marLeft w:val="0"/>
          <w:marRight w:val="0"/>
          <w:marTop w:val="0"/>
          <w:marBottom w:val="0"/>
          <w:divBdr>
            <w:top w:val="none" w:sz="0" w:space="0" w:color="auto"/>
            <w:left w:val="none" w:sz="0" w:space="0" w:color="auto"/>
            <w:bottom w:val="none" w:sz="0" w:space="0" w:color="auto"/>
            <w:right w:val="none" w:sz="0" w:space="0" w:color="auto"/>
          </w:divBdr>
        </w:div>
        <w:div w:id="2146502878">
          <w:marLeft w:val="0"/>
          <w:marRight w:val="0"/>
          <w:marTop w:val="0"/>
          <w:marBottom w:val="0"/>
          <w:divBdr>
            <w:top w:val="none" w:sz="0" w:space="0" w:color="auto"/>
            <w:left w:val="none" w:sz="0" w:space="0" w:color="auto"/>
            <w:bottom w:val="none" w:sz="0" w:space="0" w:color="auto"/>
            <w:right w:val="none" w:sz="0" w:space="0" w:color="auto"/>
          </w:divBdr>
        </w:div>
      </w:divsChild>
    </w:div>
    <w:div w:id="158690535">
      <w:bodyDiv w:val="1"/>
      <w:marLeft w:val="0"/>
      <w:marRight w:val="0"/>
      <w:marTop w:val="0"/>
      <w:marBottom w:val="0"/>
      <w:divBdr>
        <w:top w:val="none" w:sz="0" w:space="0" w:color="auto"/>
        <w:left w:val="none" w:sz="0" w:space="0" w:color="auto"/>
        <w:bottom w:val="none" w:sz="0" w:space="0" w:color="auto"/>
        <w:right w:val="none" w:sz="0" w:space="0" w:color="auto"/>
      </w:divBdr>
    </w:div>
    <w:div w:id="159585163">
      <w:bodyDiv w:val="1"/>
      <w:marLeft w:val="0"/>
      <w:marRight w:val="0"/>
      <w:marTop w:val="0"/>
      <w:marBottom w:val="0"/>
      <w:divBdr>
        <w:top w:val="none" w:sz="0" w:space="0" w:color="auto"/>
        <w:left w:val="none" w:sz="0" w:space="0" w:color="auto"/>
        <w:bottom w:val="none" w:sz="0" w:space="0" w:color="auto"/>
        <w:right w:val="none" w:sz="0" w:space="0" w:color="auto"/>
      </w:divBdr>
    </w:div>
    <w:div w:id="173569878">
      <w:bodyDiv w:val="1"/>
      <w:marLeft w:val="0"/>
      <w:marRight w:val="0"/>
      <w:marTop w:val="0"/>
      <w:marBottom w:val="0"/>
      <w:divBdr>
        <w:top w:val="none" w:sz="0" w:space="0" w:color="auto"/>
        <w:left w:val="none" w:sz="0" w:space="0" w:color="auto"/>
        <w:bottom w:val="none" w:sz="0" w:space="0" w:color="auto"/>
        <w:right w:val="none" w:sz="0" w:space="0" w:color="auto"/>
      </w:divBdr>
    </w:div>
    <w:div w:id="189536978">
      <w:bodyDiv w:val="1"/>
      <w:marLeft w:val="0"/>
      <w:marRight w:val="0"/>
      <w:marTop w:val="0"/>
      <w:marBottom w:val="0"/>
      <w:divBdr>
        <w:top w:val="none" w:sz="0" w:space="0" w:color="auto"/>
        <w:left w:val="none" w:sz="0" w:space="0" w:color="auto"/>
        <w:bottom w:val="none" w:sz="0" w:space="0" w:color="auto"/>
        <w:right w:val="none" w:sz="0" w:space="0" w:color="auto"/>
      </w:divBdr>
    </w:div>
    <w:div w:id="199317815">
      <w:bodyDiv w:val="1"/>
      <w:marLeft w:val="0"/>
      <w:marRight w:val="0"/>
      <w:marTop w:val="0"/>
      <w:marBottom w:val="0"/>
      <w:divBdr>
        <w:top w:val="none" w:sz="0" w:space="0" w:color="auto"/>
        <w:left w:val="none" w:sz="0" w:space="0" w:color="auto"/>
        <w:bottom w:val="none" w:sz="0" w:space="0" w:color="auto"/>
        <w:right w:val="none" w:sz="0" w:space="0" w:color="auto"/>
      </w:divBdr>
    </w:div>
    <w:div w:id="228660991">
      <w:bodyDiv w:val="1"/>
      <w:marLeft w:val="0"/>
      <w:marRight w:val="0"/>
      <w:marTop w:val="0"/>
      <w:marBottom w:val="0"/>
      <w:divBdr>
        <w:top w:val="none" w:sz="0" w:space="0" w:color="auto"/>
        <w:left w:val="none" w:sz="0" w:space="0" w:color="auto"/>
        <w:bottom w:val="none" w:sz="0" w:space="0" w:color="auto"/>
        <w:right w:val="none" w:sz="0" w:space="0" w:color="auto"/>
      </w:divBdr>
    </w:div>
    <w:div w:id="257181949">
      <w:bodyDiv w:val="1"/>
      <w:marLeft w:val="0"/>
      <w:marRight w:val="0"/>
      <w:marTop w:val="0"/>
      <w:marBottom w:val="0"/>
      <w:divBdr>
        <w:top w:val="none" w:sz="0" w:space="0" w:color="auto"/>
        <w:left w:val="none" w:sz="0" w:space="0" w:color="auto"/>
        <w:bottom w:val="none" w:sz="0" w:space="0" w:color="auto"/>
        <w:right w:val="none" w:sz="0" w:space="0" w:color="auto"/>
      </w:divBdr>
    </w:div>
    <w:div w:id="279846163">
      <w:bodyDiv w:val="1"/>
      <w:marLeft w:val="0"/>
      <w:marRight w:val="0"/>
      <w:marTop w:val="0"/>
      <w:marBottom w:val="0"/>
      <w:divBdr>
        <w:top w:val="none" w:sz="0" w:space="0" w:color="auto"/>
        <w:left w:val="none" w:sz="0" w:space="0" w:color="auto"/>
        <w:bottom w:val="none" w:sz="0" w:space="0" w:color="auto"/>
        <w:right w:val="none" w:sz="0" w:space="0" w:color="auto"/>
      </w:divBdr>
    </w:div>
    <w:div w:id="281039968">
      <w:bodyDiv w:val="1"/>
      <w:marLeft w:val="0"/>
      <w:marRight w:val="0"/>
      <w:marTop w:val="0"/>
      <w:marBottom w:val="0"/>
      <w:divBdr>
        <w:top w:val="none" w:sz="0" w:space="0" w:color="auto"/>
        <w:left w:val="none" w:sz="0" w:space="0" w:color="auto"/>
        <w:bottom w:val="none" w:sz="0" w:space="0" w:color="auto"/>
        <w:right w:val="none" w:sz="0" w:space="0" w:color="auto"/>
      </w:divBdr>
    </w:div>
    <w:div w:id="290788559">
      <w:bodyDiv w:val="1"/>
      <w:marLeft w:val="0"/>
      <w:marRight w:val="0"/>
      <w:marTop w:val="0"/>
      <w:marBottom w:val="0"/>
      <w:divBdr>
        <w:top w:val="none" w:sz="0" w:space="0" w:color="auto"/>
        <w:left w:val="none" w:sz="0" w:space="0" w:color="auto"/>
        <w:bottom w:val="none" w:sz="0" w:space="0" w:color="auto"/>
        <w:right w:val="none" w:sz="0" w:space="0" w:color="auto"/>
      </w:divBdr>
      <w:divsChild>
        <w:div w:id="1455951506">
          <w:marLeft w:val="0"/>
          <w:marRight w:val="0"/>
          <w:marTop w:val="0"/>
          <w:marBottom w:val="0"/>
          <w:divBdr>
            <w:top w:val="none" w:sz="0" w:space="0" w:color="auto"/>
            <w:left w:val="none" w:sz="0" w:space="0" w:color="auto"/>
            <w:bottom w:val="none" w:sz="0" w:space="0" w:color="auto"/>
            <w:right w:val="none" w:sz="0" w:space="0" w:color="auto"/>
          </w:divBdr>
          <w:divsChild>
            <w:div w:id="489910253">
              <w:marLeft w:val="0"/>
              <w:marRight w:val="0"/>
              <w:marTop w:val="0"/>
              <w:marBottom w:val="0"/>
              <w:divBdr>
                <w:top w:val="none" w:sz="0" w:space="0" w:color="auto"/>
                <w:left w:val="none" w:sz="0" w:space="0" w:color="auto"/>
                <w:bottom w:val="none" w:sz="0" w:space="0" w:color="auto"/>
                <w:right w:val="none" w:sz="0" w:space="0" w:color="auto"/>
              </w:divBdr>
            </w:div>
            <w:div w:id="1130634689">
              <w:marLeft w:val="0"/>
              <w:marRight w:val="0"/>
              <w:marTop w:val="0"/>
              <w:marBottom w:val="0"/>
              <w:divBdr>
                <w:top w:val="none" w:sz="0" w:space="0" w:color="auto"/>
                <w:left w:val="none" w:sz="0" w:space="0" w:color="auto"/>
                <w:bottom w:val="none" w:sz="0" w:space="0" w:color="auto"/>
                <w:right w:val="none" w:sz="0" w:space="0" w:color="auto"/>
              </w:divBdr>
            </w:div>
            <w:div w:id="1267156318">
              <w:marLeft w:val="0"/>
              <w:marRight w:val="0"/>
              <w:marTop w:val="0"/>
              <w:marBottom w:val="0"/>
              <w:divBdr>
                <w:top w:val="none" w:sz="0" w:space="0" w:color="auto"/>
                <w:left w:val="none" w:sz="0" w:space="0" w:color="auto"/>
                <w:bottom w:val="none" w:sz="0" w:space="0" w:color="auto"/>
                <w:right w:val="none" w:sz="0" w:space="0" w:color="auto"/>
              </w:divBdr>
              <w:divsChild>
                <w:div w:id="427195994">
                  <w:marLeft w:val="0"/>
                  <w:marRight w:val="0"/>
                  <w:marTop w:val="0"/>
                  <w:marBottom w:val="0"/>
                  <w:divBdr>
                    <w:top w:val="none" w:sz="0" w:space="0" w:color="auto"/>
                    <w:left w:val="none" w:sz="0" w:space="0" w:color="auto"/>
                    <w:bottom w:val="none" w:sz="0" w:space="0" w:color="auto"/>
                    <w:right w:val="none" w:sz="0" w:space="0" w:color="auto"/>
                  </w:divBdr>
                </w:div>
                <w:div w:id="1597245240">
                  <w:marLeft w:val="0"/>
                  <w:marRight w:val="0"/>
                  <w:marTop w:val="0"/>
                  <w:marBottom w:val="0"/>
                  <w:divBdr>
                    <w:top w:val="none" w:sz="0" w:space="0" w:color="auto"/>
                    <w:left w:val="none" w:sz="0" w:space="0" w:color="auto"/>
                    <w:bottom w:val="none" w:sz="0" w:space="0" w:color="auto"/>
                    <w:right w:val="none" w:sz="0" w:space="0" w:color="auto"/>
                  </w:divBdr>
                </w:div>
                <w:div w:id="1782338610">
                  <w:marLeft w:val="0"/>
                  <w:marRight w:val="0"/>
                  <w:marTop w:val="0"/>
                  <w:marBottom w:val="0"/>
                  <w:divBdr>
                    <w:top w:val="none" w:sz="0" w:space="0" w:color="auto"/>
                    <w:left w:val="none" w:sz="0" w:space="0" w:color="auto"/>
                    <w:bottom w:val="none" w:sz="0" w:space="0" w:color="auto"/>
                    <w:right w:val="none" w:sz="0" w:space="0" w:color="auto"/>
                  </w:divBdr>
                </w:div>
                <w:div w:id="1817406840">
                  <w:marLeft w:val="0"/>
                  <w:marRight w:val="0"/>
                  <w:marTop w:val="0"/>
                  <w:marBottom w:val="0"/>
                  <w:divBdr>
                    <w:top w:val="none" w:sz="0" w:space="0" w:color="auto"/>
                    <w:left w:val="none" w:sz="0" w:space="0" w:color="auto"/>
                    <w:bottom w:val="none" w:sz="0" w:space="0" w:color="auto"/>
                    <w:right w:val="none" w:sz="0" w:space="0" w:color="auto"/>
                  </w:divBdr>
                </w:div>
              </w:divsChild>
            </w:div>
            <w:div w:id="1985158388">
              <w:marLeft w:val="0"/>
              <w:marRight w:val="0"/>
              <w:marTop w:val="0"/>
              <w:marBottom w:val="0"/>
              <w:divBdr>
                <w:top w:val="none" w:sz="0" w:space="0" w:color="auto"/>
                <w:left w:val="none" w:sz="0" w:space="0" w:color="auto"/>
                <w:bottom w:val="none" w:sz="0" w:space="0" w:color="auto"/>
                <w:right w:val="none" w:sz="0" w:space="0" w:color="auto"/>
              </w:divBdr>
            </w:div>
            <w:div w:id="2085836260">
              <w:marLeft w:val="0"/>
              <w:marRight w:val="0"/>
              <w:marTop w:val="0"/>
              <w:marBottom w:val="0"/>
              <w:divBdr>
                <w:top w:val="none" w:sz="0" w:space="0" w:color="auto"/>
                <w:left w:val="none" w:sz="0" w:space="0" w:color="auto"/>
                <w:bottom w:val="none" w:sz="0" w:space="0" w:color="auto"/>
                <w:right w:val="none" w:sz="0" w:space="0" w:color="auto"/>
              </w:divBdr>
            </w:div>
          </w:divsChild>
        </w:div>
        <w:div w:id="1480030865">
          <w:marLeft w:val="0"/>
          <w:marRight w:val="0"/>
          <w:marTop w:val="0"/>
          <w:marBottom w:val="0"/>
          <w:divBdr>
            <w:top w:val="none" w:sz="0" w:space="0" w:color="auto"/>
            <w:left w:val="none" w:sz="0" w:space="0" w:color="auto"/>
            <w:bottom w:val="none" w:sz="0" w:space="0" w:color="auto"/>
            <w:right w:val="none" w:sz="0" w:space="0" w:color="auto"/>
          </w:divBdr>
        </w:div>
        <w:div w:id="1700663510">
          <w:marLeft w:val="0"/>
          <w:marRight w:val="0"/>
          <w:marTop w:val="0"/>
          <w:marBottom w:val="0"/>
          <w:divBdr>
            <w:top w:val="none" w:sz="0" w:space="0" w:color="auto"/>
            <w:left w:val="none" w:sz="0" w:space="0" w:color="auto"/>
            <w:bottom w:val="none" w:sz="0" w:space="0" w:color="auto"/>
            <w:right w:val="none" w:sz="0" w:space="0" w:color="auto"/>
          </w:divBdr>
        </w:div>
        <w:div w:id="1732576185">
          <w:marLeft w:val="0"/>
          <w:marRight w:val="0"/>
          <w:marTop w:val="0"/>
          <w:marBottom w:val="0"/>
          <w:divBdr>
            <w:top w:val="none" w:sz="0" w:space="0" w:color="auto"/>
            <w:left w:val="none" w:sz="0" w:space="0" w:color="auto"/>
            <w:bottom w:val="none" w:sz="0" w:space="0" w:color="auto"/>
            <w:right w:val="none" w:sz="0" w:space="0" w:color="auto"/>
          </w:divBdr>
        </w:div>
        <w:div w:id="1821195704">
          <w:marLeft w:val="0"/>
          <w:marRight w:val="0"/>
          <w:marTop w:val="0"/>
          <w:marBottom w:val="0"/>
          <w:divBdr>
            <w:top w:val="none" w:sz="0" w:space="0" w:color="auto"/>
            <w:left w:val="none" w:sz="0" w:space="0" w:color="auto"/>
            <w:bottom w:val="none" w:sz="0" w:space="0" w:color="auto"/>
            <w:right w:val="none" w:sz="0" w:space="0" w:color="auto"/>
          </w:divBdr>
        </w:div>
      </w:divsChild>
    </w:div>
    <w:div w:id="324012594">
      <w:bodyDiv w:val="1"/>
      <w:marLeft w:val="0"/>
      <w:marRight w:val="0"/>
      <w:marTop w:val="0"/>
      <w:marBottom w:val="0"/>
      <w:divBdr>
        <w:top w:val="none" w:sz="0" w:space="0" w:color="auto"/>
        <w:left w:val="none" w:sz="0" w:space="0" w:color="auto"/>
        <w:bottom w:val="none" w:sz="0" w:space="0" w:color="auto"/>
        <w:right w:val="none" w:sz="0" w:space="0" w:color="auto"/>
      </w:divBdr>
    </w:div>
    <w:div w:id="329522783">
      <w:bodyDiv w:val="1"/>
      <w:marLeft w:val="0"/>
      <w:marRight w:val="0"/>
      <w:marTop w:val="0"/>
      <w:marBottom w:val="0"/>
      <w:divBdr>
        <w:top w:val="none" w:sz="0" w:space="0" w:color="auto"/>
        <w:left w:val="none" w:sz="0" w:space="0" w:color="auto"/>
        <w:bottom w:val="none" w:sz="0" w:space="0" w:color="auto"/>
        <w:right w:val="none" w:sz="0" w:space="0" w:color="auto"/>
      </w:divBdr>
    </w:div>
    <w:div w:id="370426321">
      <w:bodyDiv w:val="1"/>
      <w:marLeft w:val="0"/>
      <w:marRight w:val="0"/>
      <w:marTop w:val="0"/>
      <w:marBottom w:val="0"/>
      <w:divBdr>
        <w:top w:val="none" w:sz="0" w:space="0" w:color="auto"/>
        <w:left w:val="none" w:sz="0" w:space="0" w:color="auto"/>
        <w:bottom w:val="none" w:sz="0" w:space="0" w:color="auto"/>
        <w:right w:val="none" w:sz="0" w:space="0" w:color="auto"/>
      </w:divBdr>
    </w:div>
    <w:div w:id="383522819">
      <w:bodyDiv w:val="1"/>
      <w:marLeft w:val="0"/>
      <w:marRight w:val="0"/>
      <w:marTop w:val="0"/>
      <w:marBottom w:val="0"/>
      <w:divBdr>
        <w:top w:val="none" w:sz="0" w:space="0" w:color="auto"/>
        <w:left w:val="none" w:sz="0" w:space="0" w:color="auto"/>
        <w:bottom w:val="none" w:sz="0" w:space="0" w:color="auto"/>
        <w:right w:val="none" w:sz="0" w:space="0" w:color="auto"/>
      </w:divBdr>
    </w:div>
    <w:div w:id="398135964">
      <w:bodyDiv w:val="1"/>
      <w:marLeft w:val="0"/>
      <w:marRight w:val="0"/>
      <w:marTop w:val="0"/>
      <w:marBottom w:val="0"/>
      <w:divBdr>
        <w:top w:val="none" w:sz="0" w:space="0" w:color="auto"/>
        <w:left w:val="none" w:sz="0" w:space="0" w:color="auto"/>
        <w:bottom w:val="none" w:sz="0" w:space="0" w:color="auto"/>
        <w:right w:val="none" w:sz="0" w:space="0" w:color="auto"/>
      </w:divBdr>
    </w:div>
    <w:div w:id="436945710">
      <w:bodyDiv w:val="1"/>
      <w:marLeft w:val="0"/>
      <w:marRight w:val="0"/>
      <w:marTop w:val="0"/>
      <w:marBottom w:val="0"/>
      <w:divBdr>
        <w:top w:val="none" w:sz="0" w:space="0" w:color="auto"/>
        <w:left w:val="none" w:sz="0" w:space="0" w:color="auto"/>
        <w:bottom w:val="none" w:sz="0" w:space="0" w:color="auto"/>
        <w:right w:val="none" w:sz="0" w:space="0" w:color="auto"/>
      </w:divBdr>
    </w:div>
    <w:div w:id="438336193">
      <w:bodyDiv w:val="1"/>
      <w:marLeft w:val="0"/>
      <w:marRight w:val="0"/>
      <w:marTop w:val="0"/>
      <w:marBottom w:val="0"/>
      <w:divBdr>
        <w:top w:val="none" w:sz="0" w:space="0" w:color="auto"/>
        <w:left w:val="none" w:sz="0" w:space="0" w:color="auto"/>
        <w:bottom w:val="none" w:sz="0" w:space="0" w:color="auto"/>
        <w:right w:val="none" w:sz="0" w:space="0" w:color="auto"/>
      </w:divBdr>
    </w:div>
    <w:div w:id="453212987">
      <w:bodyDiv w:val="1"/>
      <w:marLeft w:val="0"/>
      <w:marRight w:val="0"/>
      <w:marTop w:val="0"/>
      <w:marBottom w:val="0"/>
      <w:divBdr>
        <w:top w:val="none" w:sz="0" w:space="0" w:color="auto"/>
        <w:left w:val="none" w:sz="0" w:space="0" w:color="auto"/>
        <w:bottom w:val="none" w:sz="0" w:space="0" w:color="auto"/>
        <w:right w:val="none" w:sz="0" w:space="0" w:color="auto"/>
      </w:divBdr>
      <w:divsChild>
        <w:div w:id="1553032086">
          <w:marLeft w:val="0"/>
          <w:marRight w:val="0"/>
          <w:marTop w:val="0"/>
          <w:marBottom w:val="0"/>
          <w:divBdr>
            <w:top w:val="none" w:sz="0" w:space="0" w:color="auto"/>
            <w:left w:val="none" w:sz="0" w:space="0" w:color="auto"/>
            <w:bottom w:val="none" w:sz="0" w:space="0" w:color="auto"/>
            <w:right w:val="none" w:sz="0" w:space="0" w:color="auto"/>
          </w:divBdr>
        </w:div>
      </w:divsChild>
    </w:div>
    <w:div w:id="463237980">
      <w:bodyDiv w:val="1"/>
      <w:marLeft w:val="0"/>
      <w:marRight w:val="0"/>
      <w:marTop w:val="0"/>
      <w:marBottom w:val="0"/>
      <w:divBdr>
        <w:top w:val="none" w:sz="0" w:space="0" w:color="auto"/>
        <w:left w:val="none" w:sz="0" w:space="0" w:color="auto"/>
        <w:bottom w:val="none" w:sz="0" w:space="0" w:color="auto"/>
        <w:right w:val="none" w:sz="0" w:space="0" w:color="auto"/>
      </w:divBdr>
    </w:div>
    <w:div w:id="483394414">
      <w:bodyDiv w:val="1"/>
      <w:marLeft w:val="0"/>
      <w:marRight w:val="0"/>
      <w:marTop w:val="0"/>
      <w:marBottom w:val="0"/>
      <w:divBdr>
        <w:top w:val="none" w:sz="0" w:space="0" w:color="auto"/>
        <w:left w:val="none" w:sz="0" w:space="0" w:color="auto"/>
        <w:bottom w:val="none" w:sz="0" w:space="0" w:color="auto"/>
        <w:right w:val="none" w:sz="0" w:space="0" w:color="auto"/>
      </w:divBdr>
    </w:div>
    <w:div w:id="490369742">
      <w:bodyDiv w:val="1"/>
      <w:marLeft w:val="0"/>
      <w:marRight w:val="0"/>
      <w:marTop w:val="0"/>
      <w:marBottom w:val="0"/>
      <w:divBdr>
        <w:top w:val="none" w:sz="0" w:space="0" w:color="auto"/>
        <w:left w:val="none" w:sz="0" w:space="0" w:color="auto"/>
        <w:bottom w:val="none" w:sz="0" w:space="0" w:color="auto"/>
        <w:right w:val="none" w:sz="0" w:space="0" w:color="auto"/>
      </w:divBdr>
      <w:divsChild>
        <w:div w:id="478154104">
          <w:marLeft w:val="0"/>
          <w:marRight w:val="0"/>
          <w:marTop w:val="0"/>
          <w:marBottom w:val="0"/>
          <w:divBdr>
            <w:top w:val="none" w:sz="0" w:space="0" w:color="auto"/>
            <w:left w:val="none" w:sz="0" w:space="0" w:color="auto"/>
            <w:bottom w:val="none" w:sz="0" w:space="0" w:color="auto"/>
            <w:right w:val="none" w:sz="0" w:space="0" w:color="auto"/>
          </w:divBdr>
        </w:div>
        <w:div w:id="889075537">
          <w:marLeft w:val="0"/>
          <w:marRight w:val="0"/>
          <w:marTop w:val="0"/>
          <w:marBottom w:val="0"/>
          <w:divBdr>
            <w:top w:val="none" w:sz="0" w:space="0" w:color="auto"/>
            <w:left w:val="none" w:sz="0" w:space="0" w:color="auto"/>
            <w:bottom w:val="none" w:sz="0" w:space="0" w:color="auto"/>
            <w:right w:val="none" w:sz="0" w:space="0" w:color="auto"/>
          </w:divBdr>
        </w:div>
        <w:div w:id="1055590888">
          <w:marLeft w:val="0"/>
          <w:marRight w:val="0"/>
          <w:marTop w:val="0"/>
          <w:marBottom w:val="0"/>
          <w:divBdr>
            <w:top w:val="none" w:sz="0" w:space="0" w:color="auto"/>
            <w:left w:val="none" w:sz="0" w:space="0" w:color="auto"/>
            <w:bottom w:val="none" w:sz="0" w:space="0" w:color="auto"/>
            <w:right w:val="none" w:sz="0" w:space="0" w:color="auto"/>
          </w:divBdr>
        </w:div>
        <w:div w:id="1224608250">
          <w:marLeft w:val="0"/>
          <w:marRight w:val="0"/>
          <w:marTop w:val="0"/>
          <w:marBottom w:val="0"/>
          <w:divBdr>
            <w:top w:val="none" w:sz="0" w:space="0" w:color="auto"/>
            <w:left w:val="none" w:sz="0" w:space="0" w:color="auto"/>
            <w:bottom w:val="none" w:sz="0" w:space="0" w:color="auto"/>
            <w:right w:val="none" w:sz="0" w:space="0" w:color="auto"/>
          </w:divBdr>
        </w:div>
      </w:divsChild>
    </w:div>
    <w:div w:id="497230713">
      <w:bodyDiv w:val="1"/>
      <w:marLeft w:val="0"/>
      <w:marRight w:val="0"/>
      <w:marTop w:val="0"/>
      <w:marBottom w:val="0"/>
      <w:divBdr>
        <w:top w:val="none" w:sz="0" w:space="0" w:color="auto"/>
        <w:left w:val="none" w:sz="0" w:space="0" w:color="auto"/>
        <w:bottom w:val="none" w:sz="0" w:space="0" w:color="auto"/>
        <w:right w:val="none" w:sz="0" w:space="0" w:color="auto"/>
      </w:divBdr>
    </w:div>
    <w:div w:id="540483464">
      <w:bodyDiv w:val="1"/>
      <w:marLeft w:val="0"/>
      <w:marRight w:val="0"/>
      <w:marTop w:val="0"/>
      <w:marBottom w:val="0"/>
      <w:divBdr>
        <w:top w:val="none" w:sz="0" w:space="0" w:color="auto"/>
        <w:left w:val="none" w:sz="0" w:space="0" w:color="auto"/>
        <w:bottom w:val="none" w:sz="0" w:space="0" w:color="auto"/>
        <w:right w:val="none" w:sz="0" w:space="0" w:color="auto"/>
      </w:divBdr>
    </w:div>
    <w:div w:id="564874833">
      <w:bodyDiv w:val="1"/>
      <w:marLeft w:val="0"/>
      <w:marRight w:val="0"/>
      <w:marTop w:val="0"/>
      <w:marBottom w:val="0"/>
      <w:divBdr>
        <w:top w:val="none" w:sz="0" w:space="0" w:color="auto"/>
        <w:left w:val="none" w:sz="0" w:space="0" w:color="auto"/>
        <w:bottom w:val="none" w:sz="0" w:space="0" w:color="auto"/>
        <w:right w:val="none" w:sz="0" w:space="0" w:color="auto"/>
      </w:divBdr>
      <w:divsChild>
        <w:div w:id="1125779762">
          <w:marLeft w:val="0"/>
          <w:marRight w:val="0"/>
          <w:marTop w:val="0"/>
          <w:marBottom w:val="0"/>
          <w:divBdr>
            <w:top w:val="none" w:sz="0" w:space="0" w:color="auto"/>
            <w:left w:val="none" w:sz="0" w:space="0" w:color="auto"/>
            <w:bottom w:val="none" w:sz="0" w:space="0" w:color="auto"/>
            <w:right w:val="none" w:sz="0" w:space="0" w:color="auto"/>
          </w:divBdr>
        </w:div>
        <w:div w:id="1416977125">
          <w:marLeft w:val="0"/>
          <w:marRight w:val="0"/>
          <w:marTop w:val="0"/>
          <w:marBottom w:val="0"/>
          <w:divBdr>
            <w:top w:val="none" w:sz="0" w:space="0" w:color="auto"/>
            <w:left w:val="none" w:sz="0" w:space="0" w:color="auto"/>
            <w:bottom w:val="none" w:sz="0" w:space="0" w:color="auto"/>
            <w:right w:val="none" w:sz="0" w:space="0" w:color="auto"/>
          </w:divBdr>
        </w:div>
        <w:div w:id="1720201361">
          <w:marLeft w:val="0"/>
          <w:marRight w:val="0"/>
          <w:marTop w:val="0"/>
          <w:marBottom w:val="0"/>
          <w:divBdr>
            <w:top w:val="none" w:sz="0" w:space="0" w:color="auto"/>
            <w:left w:val="none" w:sz="0" w:space="0" w:color="auto"/>
            <w:bottom w:val="none" w:sz="0" w:space="0" w:color="auto"/>
            <w:right w:val="none" w:sz="0" w:space="0" w:color="auto"/>
          </w:divBdr>
        </w:div>
        <w:div w:id="2074158359">
          <w:marLeft w:val="0"/>
          <w:marRight w:val="0"/>
          <w:marTop w:val="0"/>
          <w:marBottom w:val="0"/>
          <w:divBdr>
            <w:top w:val="none" w:sz="0" w:space="0" w:color="auto"/>
            <w:left w:val="none" w:sz="0" w:space="0" w:color="auto"/>
            <w:bottom w:val="none" w:sz="0" w:space="0" w:color="auto"/>
            <w:right w:val="none" w:sz="0" w:space="0" w:color="auto"/>
          </w:divBdr>
        </w:div>
      </w:divsChild>
    </w:div>
    <w:div w:id="589386586">
      <w:bodyDiv w:val="1"/>
      <w:marLeft w:val="0"/>
      <w:marRight w:val="0"/>
      <w:marTop w:val="0"/>
      <w:marBottom w:val="0"/>
      <w:divBdr>
        <w:top w:val="none" w:sz="0" w:space="0" w:color="auto"/>
        <w:left w:val="none" w:sz="0" w:space="0" w:color="auto"/>
        <w:bottom w:val="none" w:sz="0" w:space="0" w:color="auto"/>
        <w:right w:val="none" w:sz="0" w:space="0" w:color="auto"/>
      </w:divBdr>
      <w:divsChild>
        <w:div w:id="979844391">
          <w:marLeft w:val="0"/>
          <w:marRight w:val="0"/>
          <w:marTop w:val="0"/>
          <w:marBottom w:val="0"/>
          <w:divBdr>
            <w:top w:val="none" w:sz="0" w:space="0" w:color="auto"/>
            <w:left w:val="none" w:sz="0" w:space="0" w:color="auto"/>
            <w:bottom w:val="none" w:sz="0" w:space="0" w:color="auto"/>
            <w:right w:val="none" w:sz="0" w:space="0" w:color="auto"/>
          </w:divBdr>
        </w:div>
      </w:divsChild>
    </w:div>
    <w:div w:id="591011022">
      <w:bodyDiv w:val="1"/>
      <w:marLeft w:val="0"/>
      <w:marRight w:val="0"/>
      <w:marTop w:val="0"/>
      <w:marBottom w:val="0"/>
      <w:divBdr>
        <w:top w:val="none" w:sz="0" w:space="0" w:color="auto"/>
        <w:left w:val="none" w:sz="0" w:space="0" w:color="auto"/>
        <w:bottom w:val="none" w:sz="0" w:space="0" w:color="auto"/>
        <w:right w:val="none" w:sz="0" w:space="0" w:color="auto"/>
      </w:divBdr>
    </w:div>
    <w:div w:id="606086712">
      <w:bodyDiv w:val="1"/>
      <w:marLeft w:val="0"/>
      <w:marRight w:val="0"/>
      <w:marTop w:val="0"/>
      <w:marBottom w:val="0"/>
      <w:divBdr>
        <w:top w:val="none" w:sz="0" w:space="0" w:color="auto"/>
        <w:left w:val="none" w:sz="0" w:space="0" w:color="auto"/>
        <w:bottom w:val="none" w:sz="0" w:space="0" w:color="auto"/>
        <w:right w:val="none" w:sz="0" w:space="0" w:color="auto"/>
      </w:divBdr>
    </w:div>
    <w:div w:id="625040387">
      <w:bodyDiv w:val="1"/>
      <w:marLeft w:val="0"/>
      <w:marRight w:val="0"/>
      <w:marTop w:val="0"/>
      <w:marBottom w:val="0"/>
      <w:divBdr>
        <w:top w:val="none" w:sz="0" w:space="0" w:color="auto"/>
        <w:left w:val="none" w:sz="0" w:space="0" w:color="auto"/>
        <w:bottom w:val="none" w:sz="0" w:space="0" w:color="auto"/>
        <w:right w:val="none" w:sz="0" w:space="0" w:color="auto"/>
      </w:divBdr>
      <w:divsChild>
        <w:div w:id="139350186">
          <w:marLeft w:val="0"/>
          <w:marRight w:val="0"/>
          <w:marTop w:val="0"/>
          <w:marBottom w:val="0"/>
          <w:divBdr>
            <w:top w:val="none" w:sz="0" w:space="0" w:color="auto"/>
            <w:left w:val="none" w:sz="0" w:space="0" w:color="auto"/>
            <w:bottom w:val="none" w:sz="0" w:space="0" w:color="auto"/>
            <w:right w:val="none" w:sz="0" w:space="0" w:color="auto"/>
          </w:divBdr>
        </w:div>
        <w:div w:id="776949236">
          <w:marLeft w:val="0"/>
          <w:marRight w:val="0"/>
          <w:marTop w:val="0"/>
          <w:marBottom w:val="0"/>
          <w:divBdr>
            <w:top w:val="none" w:sz="0" w:space="0" w:color="auto"/>
            <w:left w:val="none" w:sz="0" w:space="0" w:color="auto"/>
            <w:bottom w:val="none" w:sz="0" w:space="0" w:color="auto"/>
            <w:right w:val="none" w:sz="0" w:space="0" w:color="auto"/>
          </w:divBdr>
          <w:divsChild>
            <w:div w:id="440806431">
              <w:marLeft w:val="0"/>
              <w:marRight w:val="0"/>
              <w:marTop w:val="0"/>
              <w:marBottom w:val="0"/>
              <w:divBdr>
                <w:top w:val="none" w:sz="0" w:space="0" w:color="auto"/>
                <w:left w:val="none" w:sz="0" w:space="0" w:color="auto"/>
                <w:bottom w:val="none" w:sz="0" w:space="0" w:color="auto"/>
                <w:right w:val="none" w:sz="0" w:space="0" w:color="auto"/>
              </w:divBdr>
            </w:div>
            <w:div w:id="599214827">
              <w:marLeft w:val="0"/>
              <w:marRight w:val="0"/>
              <w:marTop w:val="0"/>
              <w:marBottom w:val="0"/>
              <w:divBdr>
                <w:top w:val="none" w:sz="0" w:space="0" w:color="auto"/>
                <w:left w:val="none" w:sz="0" w:space="0" w:color="auto"/>
                <w:bottom w:val="none" w:sz="0" w:space="0" w:color="auto"/>
                <w:right w:val="none" w:sz="0" w:space="0" w:color="auto"/>
              </w:divBdr>
            </w:div>
            <w:div w:id="653025837">
              <w:marLeft w:val="0"/>
              <w:marRight w:val="0"/>
              <w:marTop w:val="0"/>
              <w:marBottom w:val="0"/>
              <w:divBdr>
                <w:top w:val="none" w:sz="0" w:space="0" w:color="auto"/>
                <w:left w:val="none" w:sz="0" w:space="0" w:color="auto"/>
                <w:bottom w:val="none" w:sz="0" w:space="0" w:color="auto"/>
                <w:right w:val="none" w:sz="0" w:space="0" w:color="auto"/>
              </w:divBdr>
            </w:div>
            <w:div w:id="1836337155">
              <w:marLeft w:val="0"/>
              <w:marRight w:val="0"/>
              <w:marTop w:val="0"/>
              <w:marBottom w:val="0"/>
              <w:divBdr>
                <w:top w:val="none" w:sz="0" w:space="0" w:color="auto"/>
                <w:left w:val="none" w:sz="0" w:space="0" w:color="auto"/>
                <w:bottom w:val="none" w:sz="0" w:space="0" w:color="auto"/>
                <w:right w:val="none" w:sz="0" w:space="0" w:color="auto"/>
              </w:divBdr>
              <w:divsChild>
                <w:div w:id="427966731">
                  <w:marLeft w:val="0"/>
                  <w:marRight w:val="0"/>
                  <w:marTop w:val="0"/>
                  <w:marBottom w:val="0"/>
                  <w:divBdr>
                    <w:top w:val="none" w:sz="0" w:space="0" w:color="auto"/>
                    <w:left w:val="none" w:sz="0" w:space="0" w:color="auto"/>
                    <w:bottom w:val="none" w:sz="0" w:space="0" w:color="auto"/>
                    <w:right w:val="none" w:sz="0" w:space="0" w:color="auto"/>
                  </w:divBdr>
                </w:div>
                <w:div w:id="869269734">
                  <w:marLeft w:val="0"/>
                  <w:marRight w:val="0"/>
                  <w:marTop w:val="0"/>
                  <w:marBottom w:val="0"/>
                  <w:divBdr>
                    <w:top w:val="none" w:sz="0" w:space="0" w:color="auto"/>
                    <w:left w:val="none" w:sz="0" w:space="0" w:color="auto"/>
                    <w:bottom w:val="none" w:sz="0" w:space="0" w:color="auto"/>
                    <w:right w:val="none" w:sz="0" w:space="0" w:color="auto"/>
                  </w:divBdr>
                </w:div>
                <w:div w:id="1088961848">
                  <w:marLeft w:val="0"/>
                  <w:marRight w:val="0"/>
                  <w:marTop w:val="0"/>
                  <w:marBottom w:val="0"/>
                  <w:divBdr>
                    <w:top w:val="none" w:sz="0" w:space="0" w:color="auto"/>
                    <w:left w:val="none" w:sz="0" w:space="0" w:color="auto"/>
                    <w:bottom w:val="none" w:sz="0" w:space="0" w:color="auto"/>
                    <w:right w:val="none" w:sz="0" w:space="0" w:color="auto"/>
                  </w:divBdr>
                </w:div>
                <w:div w:id="1990019365">
                  <w:marLeft w:val="0"/>
                  <w:marRight w:val="0"/>
                  <w:marTop w:val="0"/>
                  <w:marBottom w:val="0"/>
                  <w:divBdr>
                    <w:top w:val="none" w:sz="0" w:space="0" w:color="auto"/>
                    <w:left w:val="none" w:sz="0" w:space="0" w:color="auto"/>
                    <w:bottom w:val="none" w:sz="0" w:space="0" w:color="auto"/>
                    <w:right w:val="none" w:sz="0" w:space="0" w:color="auto"/>
                  </w:divBdr>
                </w:div>
              </w:divsChild>
            </w:div>
            <w:div w:id="2045665648">
              <w:marLeft w:val="0"/>
              <w:marRight w:val="0"/>
              <w:marTop w:val="0"/>
              <w:marBottom w:val="0"/>
              <w:divBdr>
                <w:top w:val="none" w:sz="0" w:space="0" w:color="auto"/>
                <w:left w:val="none" w:sz="0" w:space="0" w:color="auto"/>
                <w:bottom w:val="none" w:sz="0" w:space="0" w:color="auto"/>
                <w:right w:val="none" w:sz="0" w:space="0" w:color="auto"/>
              </w:divBdr>
            </w:div>
          </w:divsChild>
        </w:div>
        <w:div w:id="1684241987">
          <w:marLeft w:val="0"/>
          <w:marRight w:val="0"/>
          <w:marTop w:val="0"/>
          <w:marBottom w:val="0"/>
          <w:divBdr>
            <w:top w:val="none" w:sz="0" w:space="0" w:color="auto"/>
            <w:left w:val="none" w:sz="0" w:space="0" w:color="auto"/>
            <w:bottom w:val="none" w:sz="0" w:space="0" w:color="auto"/>
            <w:right w:val="none" w:sz="0" w:space="0" w:color="auto"/>
          </w:divBdr>
        </w:div>
        <w:div w:id="1748771889">
          <w:marLeft w:val="0"/>
          <w:marRight w:val="0"/>
          <w:marTop w:val="0"/>
          <w:marBottom w:val="0"/>
          <w:divBdr>
            <w:top w:val="none" w:sz="0" w:space="0" w:color="auto"/>
            <w:left w:val="none" w:sz="0" w:space="0" w:color="auto"/>
            <w:bottom w:val="none" w:sz="0" w:space="0" w:color="auto"/>
            <w:right w:val="none" w:sz="0" w:space="0" w:color="auto"/>
          </w:divBdr>
        </w:div>
        <w:div w:id="1874076363">
          <w:marLeft w:val="0"/>
          <w:marRight w:val="0"/>
          <w:marTop w:val="0"/>
          <w:marBottom w:val="0"/>
          <w:divBdr>
            <w:top w:val="none" w:sz="0" w:space="0" w:color="auto"/>
            <w:left w:val="none" w:sz="0" w:space="0" w:color="auto"/>
            <w:bottom w:val="none" w:sz="0" w:space="0" w:color="auto"/>
            <w:right w:val="none" w:sz="0" w:space="0" w:color="auto"/>
          </w:divBdr>
        </w:div>
      </w:divsChild>
    </w:div>
    <w:div w:id="629896664">
      <w:bodyDiv w:val="1"/>
      <w:marLeft w:val="0"/>
      <w:marRight w:val="0"/>
      <w:marTop w:val="0"/>
      <w:marBottom w:val="0"/>
      <w:divBdr>
        <w:top w:val="none" w:sz="0" w:space="0" w:color="auto"/>
        <w:left w:val="none" w:sz="0" w:space="0" w:color="auto"/>
        <w:bottom w:val="none" w:sz="0" w:space="0" w:color="auto"/>
        <w:right w:val="none" w:sz="0" w:space="0" w:color="auto"/>
      </w:divBdr>
    </w:div>
    <w:div w:id="655652563">
      <w:bodyDiv w:val="1"/>
      <w:marLeft w:val="0"/>
      <w:marRight w:val="0"/>
      <w:marTop w:val="0"/>
      <w:marBottom w:val="0"/>
      <w:divBdr>
        <w:top w:val="none" w:sz="0" w:space="0" w:color="auto"/>
        <w:left w:val="none" w:sz="0" w:space="0" w:color="auto"/>
        <w:bottom w:val="none" w:sz="0" w:space="0" w:color="auto"/>
        <w:right w:val="none" w:sz="0" w:space="0" w:color="auto"/>
      </w:divBdr>
    </w:div>
    <w:div w:id="668673705">
      <w:bodyDiv w:val="1"/>
      <w:marLeft w:val="0"/>
      <w:marRight w:val="0"/>
      <w:marTop w:val="0"/>
      <w:marBottom w:val="0"/>
      <w:divBdr>
        <w:top w:val="none" w:sz="0" w:space="0" w:color="auto"/>
        <w:left w:val="none" w:sz="0" w:space="0" w:color="auto"/>
        <w:bottom w:val="none" w:sz="0" w:space="0" w:color="auto"/>
        <w:right w:val="none" w:sz="0" w:space="0" w:color="auto"/>
      </w:divBdr>
      <w:divsChild>
        <w:div w:id="1544637359">
          <w:marLeft w:val="0"/>
          <w:marRight w:val="0"/>
          <w:marTop w:val="0"/>
          <w:marBottom w:val="0"/>
          <w:divBdr>
            <w:top w:val="none" w:sz="0" w:space="0" w:color="auto"/>
            <w:left w:val="none" w:sz="0" w:space="0" w:color="auto"/>
            <w:bottom w:val="none" w:sz="0" w:space="0" w:color="auto"/>
            <w:right w:val="none" w:sz="0" w:space="0" w:color="auto"/>
          </w:divBdr>
          <w:divsChild>
            <w:div w:id="309482574">
              <w:marLeft w:val="0"/>
              <w:marRight w:val="0"/>
              <w:marTop w:val="0"/>
              <w:marBottom w:val="0"/>
              <w:divBdr>
                <w:top w:val="none" w:sz="0" w:space="0" w:color="auto"/>
                <w:left w:val="none" w:sz="0" w:space="0" w:color="auto"/>
                <w:bottom w:val="none" w:sz="0" w:space="0" w:color="auto"/>
                <w:right w:val="none" w:sz="0" w:space="0" w:color="auto"/>
              </w:divBdr>
            </w:div>
            <w:div w:id="1576164574">
              <w:marLeft w:val="0"/>
              <w:marRight w:val="0"/>
              <w:marTop w:val="0"/>
              <w:marBottom w:val="0"/>
              <w:divBdr>
                <w:top w:val="none" w:sz="0" w:space="0" w:color="auto"/>
                <w:left w:val="none" w:sz="0" w:space="0" w:color="auto"/>
                <w:bottom w:val="none" w:sz="0" w:space="0" w:color="auto"/>
                <w:right w:val="none" w:sz="0" w:space="0" w:color="auto"/>
              </w:divBdr>
              <w:divsChild>
                <w:div w:id="375590187">
                  <w:marLeft w:val="0"/>
                  <w:marRight w:val="0"/>
                  <w:marTop w:val="0"/>
                  <w:marBottom w:val="0"/>
                  <w:divBdr>
                    <w:top w:val="none" w:sz="0" w:space="0" w:color="auto"/>
                    <w:left w:val="none" w:sz="0" w:space="0" w:color="auto"/>
                    <w:bottom w:val="none" w:sz="0" w:space="0" w:color="auto"/>
                    <w:right w:val="none" w:sz="0" w:space="0" w:color="auto"/>
                  </w:divBdr>
                </w:div>
                <w:div w:id="554898087">
                  <w:marLeft w:val="0"/>
                  <w:marRight w:val="0"/>
                  <w:marTop w:val="0"/>
                  <w:marBottom w:val="0"/>
                  <w:divBdr>
                    <w:top w:val="none" w:sz="0" w:space="0" w:color="auto"/>
                    <w:left w:val="none" w:sz="0" w:space="0" w:color="auto"/>
                    <w:bottom w:val="none" w:sz="0" w:space="0" w:color="auto"/>
                    <w:right w:val="none" w:sz="0" w:space="0" w:color="auto"/>
                  </w:divBdr>
                </w:div>
                <w:div w:id="793522134">
                  <w:marLeft w:val="0"/>
                  <w:marRight w:val="0"/>
                  <w:marTop w:val="0"/>
                  <w:marBottom w:val="0"/>
                  <w:divBdr>
                    <w:top w:val="none" w:sz="0" w:space="0" w:color="auto"/>
                    <w:left w:val="none" w:sz="0" w:space="0" w:color="auto"/>
                    <w:bottom w:val="none" w:sz="0" w:space="0" w:color="auto"/>
                    <w:right w:val="none" w:sz="0" w:space="0" w:color="auto"/>
                  </w:divBdr>
                </w:div>
                <w:div w:id="1074356463">
                  <w:marLeft w:val="0"/>
                  <w:marRight w:val="0"/>
                  <w:marTop w:val="0"/>
                  <w:marBottom w:val="0"/>
                  <w:divBdr>
                    <w:top w:val="none" w:sz="0" w:space="0" w:color="auto"/>
                    <w:left w:val="none" w:sz="0" w:space="0" w:color="auto"/>
                    <w:bottom w:val="none" w:sz="0" w:space="0" w:color="auto"/>
                    <w:right w:val="none" w:sz="0" w:space="0" w:color="auto"/>
                  </w:divBdr>
                </w:div>
                <w:div w:id="1389449961">
                  <w:marLeft w:val="0"/>
                  <w:marRight w:val="0"/>
                  <w:marTop w:val="0"/>
                  <w:marBottom w:val="0"/>
                  <w:divBdr>
                    <w:top w:val="none" w:sz="0" w:space="0" w:color="auto"/>
                    <w:left w:val="none" w:sz="0" w:space="0" w:color="auto"/>
                    <w:bottom w:val="none" w:sz="0" w:space="0" w:color="auto"/>
                    <w:right w:val="none" w:sz="0" w:space="0" w:color="auto"/>
                  </w:divBdr>
                </w:div>
                <w:div w:id="1655142881">
                  <w:marLeft w:val="0"/>
                  <w:marRight w:val="0"/>
                  <w:marTop w:val="0"/>
                  <w:marBottom w:val="0"/>
                  <w:divBdr>
                    <w:top w:val="none" w:sz="0" w:space="0" w:color="auto"/>
                    <w:left w:val="none" w:sz="0" w:space="0" w:color="auto"/>
                    <w:bottom w:val="none" w:sz="0" w:space="0" w:color="auto"/>
                    <w:right w:val="none" w:sz="0" w:space="0" w:color="auto"/>
                  </w:divBdr>
                </w:div>
                <w:div w:id="17101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2912">
      <w:bodyDiv w:val="1"/>
      <w:marLeft w:val="0"/>
      <w:marRight w:val="0"/>
      <w:marTop w:val="0"/>
      <w:marBottom w:val="0"/>
      <w:divBdr>
        <w:top w:val="none" w:sz="0" w:space="0" w:color="auto"/>
        <w:left w:val="none" w:sz="0" w:space="0" w:color="auto"/>
        <w:bottom w:val="none" w:sz="0" w:space="0" w:color="auto"/>
        <w:right w:val="none" w:sz="0" w:space="0" w:color="auto"/>
      </w:divBdr>
    </w:div>
    <w:div w:id="681590221">
      <w:bodyDiv w:val="1"/>
      <w:marLeft w:val="0"/>
      <w:marRight w:val="0"/>
      <w:marTop w:val="0"/>
      <w:marBottom w:val="0"/>
      <w:divBdr>
        <w:top w:val="none" w:sz="0" w:space="0" w:color="auto"/>
        <w:left w:val="none" w:sz="0" w:space="0" w:color="auto"/>
        <w:bottom w:val="none" w:sz="0" w:space="0" w:color="auto"/>
        <w:right w:val="none" w:sz="0" w:space="0" w:color="auto"/>
      </w:divBdr>
    </w:div>
    <w:div w:id="686713146">
      <w:bodyDiv w:val="1"/>
      <w:marLeft w:val="0"/>
      <w:marRight w:val="0"/>
      <w:marTop w:val="0"/>
      <w:marBottom w:val="0"/>
      <w:divBdr>
        <w:top w:val="none" w:sz="0" w:space="0" w:color="auto"/>
        <w:left w:val="none" w:sz="0" w:space="0" w:color="auto"/>
        <w:bottom w:val="none" w:sz="0" w:space="0" w:color="auto"/>
        <w:right w:val="none" w:sz="0" w:space="0" w:color="auto"/>
      </w:divBdr>
    </w:div>
    <w:div w:id="712117982">
      <w:bodyDiv w:val="1"/>
      <w:marLeft w:val="0"/>
      <w:marRight w:val="0"/>
      <w:marTop w:val="0"/>
      <w:marBottom w:val="0"/>
      <w:divBdr>
        <w:top w:val="none" w:sz="0" w:space="0" w:color="auto"/>
        <w:left w:val="none" w:sz="0" w:space="0" w:color="auto"/>
        <w:bottom w:val="none" w:sz="0" w:space="0" w:color="auto"/>
        <w:right w:val="none" w:sz="0" w:space="0" w:color="auto"/>
      </w:divBdr>
      <w:divsChild>
        <w:div w:id="1348365698">
          <w:marLeft w:val="0"/>
          <w:marRight w:val="0"/>
          <w:marTop w:val="0"/>
          <w:marBottom w:val="0"/>
          <w:divBdr>
            <w:top w:val="none" w:sz="0" w:space="0" w:color="auto"/>
            <w:left w:val="none" w:sz="0" w:space="0" w:color="auto"/>
            <w:bottom w:val="none" w:sz="0" w:space="0" w:color="auto"/>
            <w:right w:val="none" w:sz="0" w:space="0" w:color="auto"/>
          </w:divBdr>
          <w:divsChild>
            <w:div w:id="437454016">
              <w:marLeft w:val="0"/>
              <w:marRight w:val="0"/>
              <w:marTop w:val="0"/>
              <w:marBottom w:val="0"/>
              <w:divBdr>
                <w:top w:val="none" w:sz="0" w:space="0" w:color="auto"/>
                <w:left w:val="none" w:sz="0" w:space="0" w:color="auto"/>
                <w:bottom w:val="none" w:sz="0" w:space="0" w:color="auto"/>
                <w:right w:val="none" w:sz="0" w:space="0" w:color="auto"/>
              </w:divBdr>
            </w:div>
            <w:div w:id="1039860153">
              <w:marLeft w:val="0"/>
              <w:marRight w:val="0"/>
              <w:marTop w:val="0"/>
              <w:marBottom w:val="0"/>
              <w:divBdr>
                <w:top w:val="none" w:sz="0" w:space="0" w:color="auto"/>
                <w:left w:val="none" w:sz="0" w:space="0" w:color="auto"/>
                <w:bottom w:val="none" w:sz="0" w:space="0" w:color="auto"/>
                <w:right w:val="none" w:sz="0" w:space="0" w:color="auto"/>
              </w:divBdr>
            </w:div>
            <w:div w:id="12283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50122">
      <w:bodyDiv w:val="1"/>
      <w:marLeft w:val="0"/>
      <w:marRight w:val="0"/>
      <w:marTop w:val="0"/>
      <w:marBottom w:val="0"/>
      <w:divBdr>
        <w:top w:val="none" w:sz="0" w:space="0" w:color="auto"/>
        <w:left w:val="none" w:sz="0" w:space="0" w:color="auto"/>
        <w:bottom w:val="none" w:sz="0" w:space="0" w:color="auto"/>
        <w:right w:val="none" w:sz="0" w:space="0" w:color="auto"/>
      </w:divBdr>
      <w:divsChild>
        <w:div w:id="1891919446">
          <w:marLeft w:val="0"/>
          <w:marRight w:val="0"/>
          <w:marTop w:val="0"/>
          <w:marBottom w:val="0"/>
          <w:divBdr>
            <w:top w:val="none" w:sz="0" w:space="0" w:color="auto"/>
            <w:left w:val="none" w:sz="0" w:space="0" w:color="auto"/>
            <w:bottom w:val="none" w:sz="0" w:space="0" w:color="auto"/>
            <w:right w:val="none" w:sz="0" w:space="0" w:color="auto"/>
          </w:divBdr>
          <w:divsChild>
            <w:div w:id="766736585">
              <w:marLeft w:val="0"/>
              <w:marRight w:val="0"/>
              <w:marTop w:val="0"/>
              <w:marBottom w:val="0"/>
              <w:divBdr>
                <w:top w:val="none" w:sz="0" w:space="0" w:color="auto"/>
                <w:left w:val="none" w:sz="0" w:space="0" w:color="auto"/>
                <w:bottom w:val="none" w:sz="0" w:space="0" w:color="auto"/>
                <w:right w:val="none" w:sz="0" w:space="0" w:color="auto"/>
              </w:divBdr>
              <w:divsChild>
                <w:div w:id="254559168">
                  <w:marLeft w:val="0"/>
                  <w:marRight w:val="0"/>
                  <w:marTop w:val="0"/>
                  <w:marBottom w:val="0"/>
                  <w:divBdr>
                    <w:top w:val="none" w:sz="0" w:space="0" w:color="auto"/>
                    <w:left w:val="none" w:sz="0" w:space="0" w:color="auto"/>
                    <w:bottom w:val="none" w:sz="0" w:space="0" w:color="auto"/>
                    <w:right w:val="none" w:sz="0" w:space="0" w:color="auto"/>
                  </w:divBdr>
                  <w:divsChild>
                    <w:div w:id="1922057488">
                      <w:marLeft w:val="0"/>
                      <w:marRight w:val="0"/>
                      <w:marTop w:val="0"/>
                      <w:marBottom w:val="0"/>
                      <w:divBdr>
                        <w:top w:val="none" w:sz="0" w:space="0" w:color="auto"/>
                        <w:left w:val="none" w:sz="0" w:space="0" w:color="auto"/>
                        <w:bottom w:val="none" w:sz="0" w:space="0" w:color="auto"/>
                        <w:right w:val="none" w:sz="0" w:space="0" w:color="auto"/>
                      </w:divBdr>
                      <w:divsChild>
                        <w:div w:id="1167282625">
                          <w:marLeft w:val="0"/>
                          <w:marRight w:val="0"/>
                          <w:marTop w:val="0"/>
                          <w:marBottom w:val="0"/>
                          <w:divBdr>
                            <w:top w:val="none" w:sz="0" w:space="0" w:color="auto"/>
                            <w:left w:val="none" w:sz="0" w:space="0" w:color="auto"/>
                            <w:bottom w:val="none" w:sz="0" w:space="0" w:color="auto"/>
                            <w:right w:val="none" w:sz="0" w:space="0" w:color="auto"/>
                          </w:divBdr>
                          <w:divsChild>
                            <w:div w:id="498888166">
                              <w:marLeft w:val="0"/>
                              <w:marRight w:val="0"/>
                              <w:marTop w:val="0"/>
                              <w:marBottom w:val="0"/>
                              <w:divBdr>
                                <w:top w:val="none" w:sz="0" w:space="0" w:color="auto"/>
                                <w:left w:val="none" w:sz="0" w:space="0" w:color="auto"/>
                                <w:bottom w:val="none" w:sz="0" w:space="0" w:color="auto"/>
                                <w:right w:val="none" w:sz="0" w:space="0" w:color="auto"/>
                              </w:divBdr>
                              <w:divsChild>
                                <w:div w:id="171357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642055">
      <w:bodyDiv w:val="1"/>
      <w:marLeft w:val="0"/>
      <w:marRight w:val="0"/>
      <w:marTop w:val="0"/>
      <w:marBottom w:val="0"/>
      <w:divBdr>
        <w:top w:val="none" w:sz="0" w:space="0" w:color="auto"/>
        <w:left w:val="none" w:sz="0" w:space="0" w:color="auto"/>
        <w:bottom w:val="none" w:sz="0" w:space="0" w:color="auto"/>
        <w:right w:val="none" w:sz="0" w:space="0" w:color="auto"/>
      </w:divBdr>
    </w:div>
    <w:div w:id="723335750">
      <w:bodyDiv w:val="1"/>
      <w:marLeft w:val="0"/>
      <w:marRight w:val="0"/>
      <w:marTop w:val="0"/>
      <w:marBottom w:val="0"/>
      <w:divBdr>
        <w:top w:val="none" w:sz="0" w:space="0" w:color="auto"/>
        <w:left w:val="none" w:sz="0" w:space="0" w:color="auto"/>
        <w:bottom w:val="none" w:sz="0" w:space="0" w:color="auto"/>
        <w:right w:val="none" w:sz="0" w:space="0" w:color="auto"/>
      </w:divBdr>
    </w:div>
    <w:div w:id="735975675">
      <w:bodyDiv w:val="1"/>
      <w:marLeft w:val="0"/>
      <w:marRight w:val="0"/>
      <w:marTop w:val="0"/>
      <w:marBottom w:val="0"/>
      <w:divBdr>
        <w:top w:val="none" w:sz="0" w:space="0" w:color="auto"/>
        <w:left w:val="none" w:sz="0" w:space="0" w:color="auto"/>
        <w:bottom w:val="none" w:sz="0" w:space="0" w:color="auto"/>
        <w:right w:val="none" w:sz="0" w:space="0" w:color="auto"/>
      </w:divBdr>
    </w:div>
    <w:div w:id="737170434">
      <w:bodyDiv w:val="1"/>
      <w:marLeft w:val="0"/>
      <w:marRight w:val="0"/>
      <w:marTop w:val="0"/>
      <w:marBottom w:val="0"/>
      <w:divBdr>
        <w:top w:val="none" w:sz="0" w:space="0" w:color="auto"/>
        <w:left w:val="none" w:sz="0" w:space="0" w:color="auto"/>
        <w:bottom w:val="none" w:sz="0" w:space="0" w:color="auto"/>
        <w:right w:val="none" w:sz="0" w:space="0" w:color="auto"/>
      </w:divBdr>
    </w:div>
    <w:div w:id="754597645">
      <w:bodyDiv w:val="1"/>
      <w:marLeft w:val="0"/>
      <w:marRight w:val="0"/>
      <w:marTop w:val="0"/>
      <w:marBottom w:val="0"/>
      <w:divBdr>
        <w:top w:val="none" w:sz="0" w:space="0" w:color="auto"/>
        <w:left w:val="none" w:sz="0" w:space="0" w:color="auto"/>
        <w:bottom w:val="none" w:sz="0" w:space="0" w:color="auto"/>
        <w:right w:val="none" w:sz="0" w:space="0" w:color="auto"/>
      </w:divBdr>
    </w:div>
    <w:div w:id="768893074">
      <w:bodyDiv w:val="1"/>
      <w:marLeft w:val="0"/>
      <w:marRight w:val="0"/>
      <w:marTop w:val="0"/>
      <w:marBottom w:val="0"/>
      <w:divBdr>
        <w:top w:val="none" w:sz="0" w:space="0" w:color="auto"/>
        <w:left w:val="none" w:sz="0" w:space="0" w:color="auto"/>
        <w:bottom w:val="none" w:sz="0" w:space="0" w:color="auto"/>
        <w:right w:val="none" w:sz="0" w:space="0" w:color="auto"/>
      </w:divBdr>
      <w:divsChild>
        <w:div w:id="892694237">
          <w:marLeft w:val="0"/>
          <w:marRight w:val="0"/>
          <w:marTop w:val="0"/>
          <w:marBottom w:val="0"/>
          <w:divBdr>
            <w:top w:val="none" w:sz="0" w:space="0" w:color="auto"/>
            <w:left w:val="none" w:sz="0" w:space="0" w:color="auto"/>
            <w:bottom w:val="none" w:sz="0" w:space="0" w:color="auto"/>
            <w:right w:val="none" w:sz="0" w:space="0" w:color="auto"/>
          </w:divBdr>
          <w:divsChild>
            <w:div w:id="737215291">
              <w:marLeft w:val="0"/>
              <w:marRight w:val="0"/>
              <w:marTop w:val="0"/>
              <w:marBottom w:val="0"/>
              <w:divBdr>
                <w:top w:val="none" w:sz="0" w:space="0" w:color="auto"/>
                <w:left w:val="none" w:sz="0" w:space="0" w:color="auto"/>
                <w:bottom w:val="none" w:sz="0" w:space="0" w:color="auto"/>
                <w:right w:val="none" w:sz="0" w:space="0" w:color="auto"/>
              </w:divBdr>
            </w:div>
            <w:div w:id="1971089222">
              <w:marLeft w:val="0"/>
              <w:marRight w:val="0"/>
              <w:marTop w:val="0"/>
              <w:marBottom w:val="0"/>
              <w:divBdr>
                <w:top w:val="none" w:sz="0" w:space="0" w:color="auto"/>
                <w:left w:val="none" w:sz="0" w:space="0" w:color="auto"/>
                <w:bottom w:val="none" w:sz="0" w:space="0" w:color="auto"/>
                <w:right w:val="none" w:sz="0" w:space="0" w:color="auto"/>
              </w:divBdr>
            </w:div>
            <w:div w:id="19875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3049">
      <w:bodyDiv w:val="1"/>
      <w:marLeft w:val="0"/>
      <w:marRight w:val="0"/>
      <w:marTop w:val="0"/>
      <w:marBottom w:val="0"/>
      <w:divBdr>
        <w:top w:val="none" w:sz="0" w:space="0" w:color="auto"/>
        <w:left w:val="none" w:sz="0" w:space="0" w:color="auto"/>
        <w:bottom w:val="none" w:sz="0" w:space="0" w:color="auto"/>
        <w:right w:val="none" w:sz="0" w:space="0" w:color="auto"/>
      </w:divBdr>
    </w:div>
    <w:div w:id="780301422">
      <w:bodyDiv w:val="1"/>
      <w:marLeft w:val="0"/>
      <w:marRight w:val="0"/>
      <w:marTop w:val="0"/>
      <w:marBottom w:val="0"/>
      <w:divBdr>
        <w:top w:val="none" w:sz="0" w:space="0" w:color="auto"/>
        <w:left w:val="none" w:sz="0" w:space="0" w:color="auto"/>
        <w:bottom w:val="none" w:sz="0" w:space="0" w:color="auto"/>
        <w:right w:val="none" w:sz="0" w:space="0" w:color="auto"/>
      </w:divBdr>
    </w:div>
    <w:div w:id="783158489">
      <w:bodyDiv w:val="1"/>
      <w:marLeft w:val="0"/>
      <w:marRight w:val="0"/>
      <w:marTop w:val="0"/>
      <w:marBottom w:val="0"/>
      <w:divBdr>
        <w:top w:val="none" w:sz="0" w:space="0" w:color="auto"/>
        <w:left w:val="none" w:sz="0" w:space="0" w:color="auto"/>
        <w:bottom w:val="none" w:sz="0" w:space="0" w:color="auto"/>
        <w:right w:val="none" w:sz="0" w:space="0" w:color="auto"/>
      </w:divBdr>
    </w:div>
    <w:div w:id="785121493">
      <w:bodyDiv w:val="1"/>
      <w:marLeft w:val="0"/>
      <w:marRight w:val="0"/>
      <w:marTop w:val="0"/>
      <w:marBottom w:val="0"/>
      <w:divBdr>
        <w:top w:val="none" w:sz="0" w:space="0" w:color="auto"/>
        <w:left w:val="none" w:sz="0" w:space="0" w:color="auto"/>
        <w:bottom w:val="none" w:sz="0" w:space="0" w:color="auto"/>
        <w:right w:val="none" w:sz="0" w:space="0" w:color="auto"/>
      </w:divBdr>
    </w:div>
    <w:div w:id="786126568">
      <w:bodyDiv w:val="1"/>
      <w:marLeft w:val="0"/>
      <w:marRight w:val="0"/>
      <w:marTop w:val="0"/>
      <w:marBottom w:val="0"/>
      <w:divBdr>
        <w:top w:val="none" w:sz="0" w:space="0" w:color="auto"/>
        <w:left w:val="none" w:sz="0" w:space="0" w:color="auto"/>
        <w:bottom w:val="none" w:sz="0" w:space="0" w:color="auto"/>
        <w:right w:val="none" w:sz="0" w:space="0" w:color="auto"/>
      </w:divBdr>
    </w:div>
    <w:div w:id="796993622">
      <w:bodyDiv w:val="1"/>
      <w:marLeft w:val="0"/>
      <w:marRight w:val="0"/>
      <w:marTop w:val="0"/>
      <w:marBottom w:val="0"/>
      <w:divBdr>
        <w:top w:val="none" w:sz="0" w:space="0" w:color="auto"/>
        <w:left w:val="none" w:sz="0" w:space="0" w:color="auto"/>
        <w:bottom w:val="none" w:sz="0" w:space="0" w:color="auto"/>
        <w:right w:val="none" w:sz="0" w:space="0" w:color="auto"/>
      </w:divBdr>
    </w:div>
    <w:div w:id="801116204">
      <w:bodyDiv w:val="1"/>
      <w:marLeft w:val="0"/>
      <w:marRight w:val="0"/>
      <w:marTop w:val="0"/>
      <w:marBottom w:val="0"/>
      <w:divBdr>
        <w:top w:val="none" w:sz="0" w:space="0" w:color="auto"/>
        <w:left w:val="none" w:sz="0" w:space="0" w:color="auto"/>
        <w:bottom w:val="none" w:sz="0" w:space="0" w:color="auto"/>
        <w:right w:val="none" w:sz="0" w:space="0" w:color="auto"/>
      </w:divBdr>
    </w:div>
    <w:div w:id="811021676">
      <w:bodyDiv w:val="1"/>
      <w:marLeft w:val="0"/>
      <w:marRight w:val="0"/>
      <w:marTop w:val="0"/>
      <w:marBottom w:val="0"/>
      <w:divBdr>
        <w:top w:val="none" w:sz="0" w:space="0" w:color="auto"/>
        <w:left w:val="none" w:sz="0" w:space="0" w:color="auto"/>
        <w:bottom w:val="none" w:sz="0" w:space="0" w:color="auto"/>
        <w:right w:val="none" w:sz="0" w:space="0" w:color="auto"/>
      </w:divBdr>
    </w:div>
    <w:div w:id="818182736">
      <w:bodyDiv w:val="1"/>
      <w:marLeft w:val="0"/>
      <w:marRight w:val="0"/>
      <w:marTop w:val="0"/>
      <w:marBottom w:val="0"/>
      <w:divBdr>
        <w:top w:val="none" w:sz="0" w:space="0" w:color="auto"/>
        <w:left w:val="none" w:sz="0" w:space="0" w:color="auto"/>
        <w:bottom w:val="none" w:sz="0" w:space="0" w:color="auto"/>
        <w:right w:val="none" w:sz="0" w:space="0" w:color="auto"/>
      </w:divBdr>
      <w:divsChild>
        <w:div w:id="622883045">
          <w:marLeft w:val="0"/>
          <w:marRight w:val="0"/>
          <w:marTop w:val="0"/>
          <w:marBottom w:val="0"/>
          <w:divBdr>
            <w:top w:val="none" w:sz="0" w:space="0" w:color="auto"/>
            <w:left w:val="none" w:sz="0" w:space="0" w:color="auto"/>
            <w:bottom w:val="none" w:sz="0" w:space="0" w:color="auto"/>
            <w:right w:val="none" w:sz="0" w:space="0" w:color="auto"/>
          </w:divBdr>
        </w:div>
        <w:div w:id="668942822">
          <w:marLeft w:val="0"/>
          <w:marRight w:val="0"/>
          <w:marTop w:val="0"/>
          <w:marBottom w:val="0"/>
          <w:divBdr>
            <w:top w:val="none" w:sz="0" w:space="0" w:color="auto"/>
            <w:left w:val="none" w:sz="0" w:space="0" w:color="auto"/>
            <w:bottom w:val="none" w:sz="0" w:space="0" w:color="auto"/>
            <w:right w:val="none" w:sz="0" w:space="0" w:color="auto"/>
          </w:divBdr>
        </w:div>
        <w:div w:id="2140564859">
          <w:marLeft w:val="0"/>
          <w:marRight w:val="0"/>
          <w:marTop w:val="0"/>
          <w:marBottom w:val="0"/>
          <w:divBdr>
            <w:top w:val="none" w:sz="0" w:space="0" w:color="auto"/>
            <w:left w:val="none" w:sz="0" w:space="0" w:color="auto"/>
            <w:bottom w:val="none" w:sz="0" w:space="0" w:color="auto"/>
            <w:right w:val="none" w:sz="0" w:space="0" w:color="auto"/>
          </w:divBdr>
          <w:divsChild>
            <w:div w:id="101264250">
              <w:marLeft w:val="0"/>
              <w:marRight w:val="0"/>
              <w:marTop w:val="0"/>
              <w:marBottom w:val="0"/>
              <w:divBdr>
                <w:top w:val="none" w:sz="0" w:space="0" w:color="auto"/>
                <w:left w:val="none" w:sz="0" w:space="0" w:color="auto"/>
                <w:bottom w:val="none" w:sz="0" w:space="0" w:color="auto"/>
                <w:right w:val="none" w:sz="0" w:space="0" w:color="auto"/>
              </w:divBdr>
            </w:div>
            <w:div w:id="281350627">
              <w:marLeft w:val="0"/>
              <w:marRight w:val="0"/>
              <w:marTop w:val="0"/>
              <w:marBottom w:val="0"/>
              <w:divBdr>
                <w:top w:val="none" w:sz="0" w:space="0" w:color="auto"/>
                <w:left w:val="none" w:sz="0" w:space="0" w:color="auto"/>
                <w:bottom w:val="none" w:sz="0" w:space="0" w:color="auto"/>
                <w:right w:val="none" w:sz="0" w:space="0" w:color="auto"/>
              </w:divBdr>
            </w:div>
            <w:div w:id="443156839">
              <w:marLeft w:val="0"/>
              <w:marRight w:val="0"/>
              <w:marTop w:val="0"/>
              <w:marBottom w:val="0"/>
              <w:divBdr>
                <w:top w:val="none" w:sz="0" w:space="0" w:color="auto"/>
                <w:left w:val="none" w:sz="0" w:space="0" w:color="auto"/>
                <w:bottom w:val="none" w:sz="0" w:space="0" w:color="auto"/>
                <w:right w:val="none" w:sz="0" w:space="0" w:color="auto"/>
              </w:divBdr>
            </w:div>
            <w:div w:id="777793352">
              <w:marLeft w:val="0"/>
              <w:marRight w:val="0"/>
              <w:marTop w:val="0"/>
              <w:marBottom w:val="0"/>
              <w:divBdr>
                <w:top w:val="none" w:sz="0" w:space="0" w:color="auto"/>
                <w:left w:val="none" w:sz="0" w:space="0" w:color="auto"/>
                <w:bottom w:val="none" w:sz="0" w:space="0" w:color="auto"/>
                <w:right w:val="none" w:sz="0" w:space="0" w:color="auto"/>
              </w:divBdr>
            </w:div>
            <w:div w:id="842234645">
              <w:marLeft w:val="0"/>
              <w:marRight w:val="0"/>
              <w:marTop w:val="0"/>
              <w:marBottom w:val="0"/>
              <w:divBdr>
                <w:top w:val="none" w:sz="0" w:space="0" w:color="auto"/>
                <w:left w:val="none" w:sz="0" w:space="0" w:color="auto"/>
                <w:bottom w:val="none" w:sz="0" w:space="0" w:color="auto"/>
                <w:right w:val="none" w:sz="0" w:space="0" w:color="auto"/>
              </w:divBdr>
            </w:div>
            <w:div w:id="1069501813">
              <w:marLeft w:val="0"/>
              <w:marRight w:val="0"/>
              <w:marTop w:val="0"/>
              <w:marBottom w:val="0"/>
              <w:divBdr>
                <w:top w:val="none" w:sz="0" w:space="0" w:color="auto"/>
                <w:left w:val="none" w:sz="0" w:space="0" w:color="auto"/>
                <w:bottom w:val="none" w:sz="0" w:space="0" w:color="auto"/>
                <w:right w:val="none" w:sz="0" w:space="0" w:color="auto"/>
              </w:divBdr>
            </w:div>
            <w:div w:id="1362584016">
              <w:marLeft w:val="0"/>
              <w:marRight w:val="0"/>
              <w:marTop w:val="0"/>
              <w:marBottom w:val="0"/>
              <w:divBdr>
                <w:top w:val="none" w:sz="0" w:space="0" w:color="auto"/>
                <w:left w:val="none" w:sz="0" w:space="0" w:color="auto"/>
                <w:bottom w:val="none" w:sz="0" w:space="0" w:color="auto"/>
                <w:right w:val="none" w:sz="0" w:space="0" w:color="auto"/>
              </w:divBdr>
            </w:div>
            <w:div w:id="21242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8618">
      <w:bodyDiv w:val="1"/>
      <w:marLeft w:val="0"/>
      <w:marRight w:val="0"/>
      <w:marTop w:val="0"/>
      <w:marBottom w:val="0"/>
      <w:divBdr>
        <w:top w:val="none" w:sz="0" w:space="0" w:color="auto"/>
        <w:left w:val="none" w:sz="0" w:space="0" w:color="auto"/>
        <w:bottom w:val="none" w:sz="0" w:space="0" w:color="auto"/>
        <w:right w:val="none" w:sz="0" w:space="0" w:color="auto"/>
      </w:divBdr>
    </w:div>
    <w:div w:id="838351815">
      <w:bodyDiv w:val="1"/>
      <w:marLeft w:val="0"/>
      <w:marRight w:val="0"/>
      <w:marTop w:val="0"/>
      <w:marBottom w:val="0"/>
      <w:divBdr>
        <w:top w:val="none" w:sz="0" w:space="0" w:color="auto"/>
        <w:left w:val="none" w:sz="0" w:space="0" w:color="auto"/>
        <w:bottom w:val="none" w:sz="0" w:space="0" w:color="auto"/>
        <w:right w:val="none" w:sz="0" w:space="0" w:color="auto"/>
      </w:divBdr>
    </w:div>
    <w:div w:id="845293672">
      <w:bodyDiv w:val="1"/>
      <w:marLeft w:val="0"/>
      <w:marRight w:val="0"/>
      <w:marTop w:val="0"/>
      <w:marBottom w:val="0"/>
      <w:divBdr>
        <w:top w:val="none" w:sz="0" w:space="0" w:color="auto"/>
        <w:left w:val="none" w:sz="0" w:space="0" w:color="auto"/>
        <w:bottom w:val="none" w:sz="0" w:space="0" w:color="auto"/>
        <w:right w:val="none" w:sz="0" w:space="0" w:color="auto"/>
      </w:divBdr>
    </w:div>
    <w:div w:id="874806198">
      <w:bodyDiv w:val="1"/>
      <w:marLeft w:val="0"/>
      <w:marRight w:val="0"/>
      <w:marTop w:val="0"/>
      <w:marBottom w:val="0"/>
      <w:divBdr>
        <w:top w:val="none" w:sz="0" w:space="0" w:color="auto"/>
        <w:left w:val="none" w:sz="0" w:space="0" w:color="auto"/>
        <w:bottom w:val="none" w:sz="0" w:space="0" w:color="auto"/>
        <w:right w:val="none" w:sz="0" w:space="0" w:color="auto"/>
      </w:divBdr>
    </w:div>
    <w:div w:id="893736403">
      <w:bodyDiv w:val="1"/>
      <w:marLeft w:val="0"/>
      <w:marRight w:val="0"/>
      <w:marTop w:val="0"/>
      <w:marBottom w:val="0"/>
      <w:divBdr>
        <w:top w:val="none" w:sz="0" w:space="0" w:color="auto"/>
        <w:left w:val="none" w:sz="0" w:space="0" w:color="auto"/>
        <w:bottom w:val="none" w:sz="0" w:space="0" w:color="auto"/>
        <w:right w:val="none" w:sz="0" w:space="0" w:color="auto"/>
      </w:divBdr>
    </w:div>
    <w:div w:id="911962996">
      <w:bodyDiv w:val="1"/>
      <w:marLeft w:val="0"/>
      <w:marRight w:val="0"/>
      <w:marTop w:val="0"/>
      <w:marBottom w:val="0"/>
      <w:divBdr>
        <w:top w:val="none" w:sz="0" w:space="0" w:color="auto"/>
        <w:left w:val="none" w:sz="0" w:space="0" w:color="auto"/>
        <w:bottom w:val="none" w:sz="0" w:space="0" w:color="auto"/>
        <w:right w:val="none" w:sz="0" w:space="0" w:color="auto"/>
      </w:divBdr>
    </w:div>
    <w:div w:id="912855540">
      <w:bodyDiv w:val="1"/>
      <w:marLeft w:val="0"/>
      <w:marRight w:val="0"/>
      <w:marTop w:val="0"/>
      <w:marBottom w:val="0"/>
      <w:divBdr>
        <w:top w:val="none" w:sz="0" w:space="0" w:color="auto"/>
        <w:left w:val="none" w:sz="0" w:space="0" w:color="auto"/>
        <w:bottom w:val="none" w:sz="0" w:space="0" w:color="auto"/>
        <w:right w:val="none" w:sz="0" w:space="0" w:color="auto"/>
      </w:divBdr>
      <w:divsChild>
        <w:div w:id="400098712">
          <w:marLeft w:val="0"/>
          <w:marRight w:val="0"/>
          <w:marTop w:val="0"/>
          <w:marBottom w:val="0"/>
          <w:divBdr>
            <w:top w:val="none" w:sz="0" w:space="0" w:color="auto"/>
            <w:left w:val="none" w:sz="0" w:space="0" w:color="auto"/>
            <w:bottom w:val="none" w:sz="0" w:space="0" w:color="auto"/>
            <w:right w:val="none" w:sz="0" w:space="0" w:color="auto"/>
          </w:divBdr>
        </w:div>
        <w:div w:id="442114538">
          <w:marLeft w:val="0"/>
          <w:marRight w:val="0"/>
          <w:marTop w:val="0"/>
          <w:marBottom w:val="0"/>
          <w:divBdr>
            <w:top w:val="none" w:sz="0" w:space="0" w:color="auto"/>
            <w:left w:val="none" w:sz="0" w:space="0" w:color="auto"/>
            <w:bottom w:val="none" w:sz="0" w:space="0" w:color="auto"/>
            <w:right w:val="none" w:sz="0" w:space="0" w:color="auto"/>
          </w:divBdr>
        </w:div>
        <w:div w:id="477915522">
          <w:marLeft w:val="0"/>
          <w:marRight w:val="0"/>
          <w:marTop w:val="0"/>
          <w:marBottom w:val="0"/>
          <w:divBdr>
            <w:top w:val="none" w:sz="0" w:space="0" w:color="auto"/>
            <w:left w:val="none" w:sz="0" w:space="0" w:color="auto"/>
            <w:bottom w:val="none" w:sz="0" w:space="0" w:color="auto"/>
            <w:right w:val="none" w:sz="0" w:space="0" w:color="auto"/>
          </w:divBdr>
        </w:div>
        <w:div w:id="613250436">
          <w:marLeft w:val="0"/>
          <w:marRight w:val="0"/>
          <w:marTop w:val="0"/>
          <w:marBottom w:val="0"/>
          <w:divBdr>
            <w:top w:val="none" w:sz="0" w:space="0" w:color="auto"/>
            <w:left w:val="none" w:sz="0" w:space="0" w:color="auto"/>
            <w:bottom w:val="none" w:sz="0" w:space="0" w:color="auto"/>
            <w:right w:val="none" w:sz="0" w:space="0" w:color="auto"/>
          </w:divBdr>
        </w:div>
        <w:div w:id="902061707">
          <w:marLeft w:val="0"/>
          <w:marRight w:val="0"/>
          <w:marTop w:val="0"/>
          <w:marBottom w:val="0"/>
          <w:divBdr>
            <w:top w:val="none" w:sz="0" w:space="0" w:color="auto"/>
            <w:left w:val="none" w:sz="0" w:space="0" w:color="auto"/>
            <w:bottom w:val="none" w:sz="0" w:space="0" w:color="auto"/>
            <w:right w:val="none" w:sz="0" w:space="0" w:color="auto"/>
          </w:divBdr>
        </w:div>
        <w:div w:id="926382457">
          <w:marLeft w:val="0"/>
          <w:marRight w:val="0"/>
          <w:marTop w:val="0"/>
          <w:marBottom w:val="0"/>
          <w:divBdr>
            <w:top w:val="none" w:sz="0" w:space="0" w:color="auto"/>
            <w:left w:val="none" w:sz="0" w:space="0" w:color="auto"/>
            <w:bottom w:val="none" w:sz="0" w:space="0" w:color="auto"/>
            <w:right w:val="none" w:sz="0" w:space="0" w:color="auto"/>
          </w:divBdr>
        </w:div>
        <w:div w:id="956715543">
          <w:marLeft w:val="0"/>
          <w:marRight w:val="0"/>
          <w:marTop w:val="0"/>
          <w:marBottom w:val="0"/>
          <w:divBdr>
            <w:top w:val="none" w:sz="0" w:space="0" w:color="auto"/>
            <w:left w:val="none" w:sz="0" w:space="0" w:color="auto"/>
            <w:bottom w:val="none" w:sz="0" w:space="0" w:color="auto"/>
            <w:right w:val="none" w:sz="0" w:space="0" w:color="auto"/>
          </w:divBdr>
        </w:div>
        <w:div w:id="994604689">
          <w:marLeft w:val="0"/>
          <w:marRight w:val="0"/>
          <w:marTop w:val="0"/>
          <w:marBottom w:val="0"/>
          <w:divBdr>
            <w:top w:val="none" w:sz="0" w:space="0" w:color="auto"/>
            <w:left w:val="none" w:sz="0" w:space="0" w:color="auto"/>
            <w:bottom w:val="none" w:sz="0" w:space="0" w:color="auto"/>
            <w:right w:val="none" w:sz="0" w:space="0" w:color="auto"/>
          </w:divBdr>
        </w:div>
        <w:div w:id="1086803733">
          <w:marLeft w:val="0"/>
          <w:marRight w:val="0"/>
          <w:marTop w:val="0"/>
          <w:marBottom w:val="0"/>
          <w:divBdr>
            <w:top w:val="none" w:sz="0" w:space="0" w:color="auto"/>
            <w:left w:val="none" w:sz="0" w:space="0" w:color="auto"/>
            <w:bottom w:val="none" w:sz="0" w:space="0" w:color="auto"/>
            <w:right w:val="none" w:sz="0" w:space="0" w:color="auto"/>
          </w:divBdr>
        </w:div>
        <w:div w:id="1485392713">
          <w:marLeft w:val="0"/>
          <w:marRight w:val="0"/>
          <w:marTop w:val="0"/>
          <w:marBottom w:val="0"/>
          <w:divBdr>
            <w:top w:val="none" w:sz="0" w:space="0" w:color="auto"/>
            <w:left w:val="none" w:sz="0" w:space="0" w:color="auto"/>
            <w:bottom w:val="none" w:sz="0" w:space="0" w:color="auto"/>
            <w:right w:val="none" w:sz="0" w:space="0" w:color="auto"/>
          </w:divBdr>
        </w:div>
        <w:div w:id="1669822477">
          <w:marLeft w:val="0"/>
          <w:marRight w:val="0"/>
          <w:marTop w:val="0"/>
          <w:marBottom w:val="0"/>
          <w:divBdr>
            <w:top w:val="none" w:sz="0" w:space="0" w:color="auto"/>
            <w:left w:val="none" w:sz="0" w:space="0" w:color="auto"/>
            <w:bottom w:val="none" w:sz="0" w:space="0" w:color="auto"/>
            <w:right w:val="none" w:sz="0" w:space="0" w:color="auto"/>
          </w:divBdr>
        </w:div>
        <w:div w:id="1716655446">
          <w:marLeft w:val="0"/>
          <w:marRight w:val="0"/>
          <w:marTop w:val="0"/>
          <w:marBottom w:val="0"/>
          <w:divBdr>
            <w:top w:val="none" w:sz="0" w:space="0" w:color="auto"/>
            <w:left w:val="none" w:sz="0" w:space="0" w:color="auto"/>
            <w:bottom w:val="none" w:sz="0" w:space="0" w:color="auto"/>
            <w:right w:val="none" w:sz="0" w:space="0" w:color="auto"/>
          </w:divBdr>
        </w:div>
        <w:div w:id="1935745535">
          <w:marLeft w:val="0"/>
          <w:marRight w:val="0"/>
          <w:marTop w:val="0"/>
          <w:marBottom w:val="0"/>
          <w:divBdr>
            <w:top w:val="none" w:sz="0" w:space="0" w:color="auto"/>
            <w:left w:val="none" w:sz="0" w:space="0" w:color="auto"/>
            <w:bottom w:val="none" w:sz="0" w:space="0" w:color="auto"/>
            <w:right w:val="none" w:sz="0" w:space="0" w:color="auto"/>
          </w:divBdr>
        </w:div>
        <w:div w:id="1966615407">
          <w:marLeft w:val="0"/>
          <w:marRight w:val="0"/>
          <w:marTop w:val="0"/>
          <w:marBottom w:val="0"/>
          <w:divBdr>
            <w:top w:val="none" w:sz="0" w:space="0" w:color="auto"/>
            <w:left w:val="none" w:sz="0" w:space="0" w:color="auto"/>
            <w:bottom w:val="none" w:sz="0" w:space="0" w:color="auto"/>
            <w:right w:val="none" w:sz="0" w:space="0" w:color="auto"/>
          </w:divBdr>
        </w:div>
      </w:divsChild>
    </w:div>
    <w:div w:id="937951687">
      <w:bodyDiv w:val="1"/>
      <w:marLeft w:val="0"/>
      <w:marRight w:val="0"/>
      <w:marTop w:val="0"/>
      <w:marBottom w:val="0"/>
      <w:divBdr>
        <w:top w:val="none" w:sz="0" w:space="0" w:color="auto"/>
        <w:left w:val="none" w:sz="0" w:space="0" w:color="auto"/>
        <w:bottom w:val="none" w:sz="0" w:space="0" w:color="auto"/>
        <w:right w:val="none" w:sz="0" w:space="0" w:color="auto"/>
      </w:divBdr>
    </w:div>
    <w:div w:id="978613949">
      <w:bodyDiv w:val="1"/>
      <w:marLeft w:val="0"/>
      <w:marRight w:val="0"/>
      <w:marTop w:val="0"/>
      <w:marBottom w:val="0"/>
      <w:divBdr>
        <w:top w:val="none" w:sz="0" w:space="0" w:color="auto"/>
        <w:left w:val="none" w:sz="0" w:space="0" w:color="auto"/>
        <w:bottom w:val="none" w:sz="0" w:space="0" w:color="auto"/>
        <w:right w:val="none" w:sz="0" w:space="0" w:color="auto"/>
      </w:divBdr>
    </w:div>
    <w:div w:id="1028139385">
      <w:bodyDiv w:val="1"/>
      <w:marLeft w:val="0"/>
      <w:marRight w:val="0"/>
      <w:marTop w:val="0"/>
      <w:marBottom w:val="0"/>
      <w:divBdr>
        <w:top w:val="none" w:sz="0" w:space="0" w:color="auto"/>
        <w:left w:val="none" w:sz="0" w:space="0" w:color="auto"/>
        <w:bottom w:val="none" w:sz="0" w:space="0" w:color="auto"/>
        <w:right w:val="none" w:sz="0" w:space="0" w:color="auto"/>
      </w:divBdr>
    </w:div>
    <w:div w:id="1030691792">
      <w:bodyDiv w:val="1"/>
      <w:marLeft w:val="0"/>
      <w:marRight w:val="0"/>
      <w:marTop w:val="0"/>
      <w:marBottom w:val="0"/>
      <w:divBdr>
        <w:top w:val="none" w:sz="0" w:space="0" w:color="auto"/>
        <w:left w:val="none" w:sz="0" w:space="0" w:color="auto"/>
        <w:bottom w:val="none" w:sz="0" w:space="0" w:color="auto"/>
        <w:right w:val="none" w:sz="0" w:space="0" w:color="auto"/>
      </w:divBdr>
    </w:div>
    <w:div w:id="1031221465">
      <w:bodyDiv w:val="1"/>
      <w:marLeft w:val="0"/>
      <w:marRight w:val="0"/>
      <w:marTop w:val="0"/>
      <w:marBottom w:val="0"/>
      <w:divBdr>
        <w:top w:val="none" w:sz="0" w:space="0" w:color="auto"/>
        <w:left w:val="none" w:sz="0" w:space="0" w:color="auto"/>
        <w:bottom w:val="none" w:sz="0" w:space="0" w:color="auto"/>
        <w:right w:val="none" w:sz="0" w:space="0" w:color="auto"/>
      </w:divBdr>
    </w:div>
    <w:div w:id="1050498956">
      <w:bodyDiv w:val="1"/>
      <w:marLeft w:val="0"/>
      <w:marRight w:val="0"/>
      <w:marTop w:val="0"/>
      <w:marBottom w:val="0"/>
      <w:divBdr>
        <w:top w:val="none" w:sz="0" w:space="0" w:color="auto"/>
        <w:left w:val="none" w:sz="0" w:space="0" w:color="auto"/>
        <w:bottom w:val="none" w:sz="0" w:space="0" w:color="auto"/>
        <w:right w:val="none" w:sz="0" w:space="0" w:color="auto"/>
      </w:divBdr>
    </w:div>
    <w:div w:id="1053626282">
      <w:bodyDiv w:val="1"/>
      <w:marLeft w:val="0"/>
      <w:marRight w:val="0"/>
      <w:marTop w:val="0"/>
      <w:marBottom w:val="0"/>
      <w:divBdr>
        <w:top w:val="none" w:sz="0" w:space="0" w:color="auto"/>
        <w:left w:val="none" w:sz="0" w:space="0" w:color="auto"/>
        <w:bottom w:val="none" w:sz="0" w:space="0" w:color="auto"/>
        <w:right w:val="none" w:sz="0" w:space="0" w:color="auto"/>
      </w:divBdr>
    </w:div>
    <w:div w:id="1060204882">
      <w:bodyDiv w:val="1"/>
      <w:marLeft w:val="0"/>
      <w:marRight w:val="0"/>
      <w:marTop w:val="0"/>
      <w:marBottom w:val="0"/>
      <w:divBdr>
        <w:top w:val="none" w:sz="0" w:space="0" w:color="auto"/>
        <w:left w:val="none" w:sz="0" w:space="0" w:color="auto"/>
        <w:bottom w:val="none" w:sz="0" w:space="0" w:color="auto"/>
        <w:right w:val="none" w:sz="0" w:space="0" w:color="auto"/>
      </w:divBdr>
      <w:divsChild>
        <w:div w:id="1700668617">
          <w:marLeft w:val="0"/>
          <w:marRight w:val="0"/>
          <w:marTop w:val="0"/>
          <w:marBottom w:val="0"/>
          <w:divBdr>
            <w:top w:val="none" w:sz="0" w:space="0" w:color="auto"/>
            <w:left w:val="none" w:sz="0" w:space="0" w:color="auto"/>
            <w:bottom w:val="none" w:sz="0" w:space="0" w:color="auto"/>
            <w:right w:val="none" w:sz="0" w:space="0" w:color="auto"/>
          </w:divBdr>
        </w:div>
      </w:divsChild>
    </w:div>
    <w:div w:id="1076974897">
      <w:bodyDiv w:val="1"/>
      <w:marLeft w:val="0"/>
      <w:marRight w:val="0"/>
      <w:marTop w:val="0"/>
      <w:marBottom w:val="0"/>
      <w:divBdr>
        <w:top w:val="none" w:sz="0" w:space="0" w:color="auto"/>
        <w:left w:val="none" w:sz="0" w:space="0" w:color="auto"/>
        <w:bottom w:val="none" w:sz="0" w:space="0" w:color="auto"/>
        <w:right w:val="none" w:sz="0" w:space="0" w:color="auto"/>
      </w:divBdr>
      <w:divsChild>
        <w:div w:id="165748524">
          <w:marLeft w:val="0"/>
          <w:marRight w:val="0"/>
          <w:marTop w:val="0"/>
          <w:marBottom w:val="0"/>
          <w:divBdr>
            <w:top w:val="none" w:sz="0" w:space="0" w:color="auto"/>
            <w:left w:val="none" w:sz="0" w:space="0" w:color="auto"/>
            <w:bottom w:val="none" w:sz="0" w:space="0" w:color="auto"/>
            <w:right w:val="none" w:sz="0" w:space="0" w:color="auto"/>
          </w:divBdr>
        </w:div>
        <w:div w:id="933437654">
          <w:marLeft w:val="0"/>
          <w:marRight w:val="0"/>
          <w:marTop w:val="0"/>
          <w:marBottom w:val="0"/>
          <w:divBdr>
            <w:top w:val="none" w:sz="0" w:space="0" w:color="auto"/>
            <w:left w:val="none" w:sz="0" w:space="0" w:color="auto"/>
            <w:bottom w:val="none" w:sz="0" w:space="0" w:color="auto"/>
            <w:right w:val="none" w:sz="0" w:space="0" w:color="auto"/>
          </w:divBdr>
        </w:div>
        <w:div w:id="968509365">
          <w:marLeft w:val="0"/>
          <w:marRight w:val="0"/>
          <w:marTop w:val="0"/>
          <w:marBottom w:val="0"/>
          <w:divBdr>
            <w:top w:val="none" w:sz="0" w:space="0" w:color="auto"/>
            <w:left w:val="none" w:sz="0" w:space="0" w:color="auto"/>
            <w:bottom w:val="none" w:sz="0" w:space="0" w:color="auto"/>
            <w:right w:val="none" w:sz="0" w:space="0" w:color="auto"/>
          </w:divBdr>
        </w:div>
        <w:div w:id="1284070876">
          <w:marLeft w:val="0"/>
          <w:marRight w:val="0"/>
          <w:marTop w:val="0"/>
          <w:marBottom w:val="0"/>
          <w:divBdr>
            <w:top w:val="none" w:sz="0" w:space="0" w:color="auto"/>
            <w:left w:val="none" w:sz="0" w:space="0" w:color="auto"/>
            <w:bottom w:val="none" w:sz="0" w:space="0" w:color="auto"/>
            <w:right w:val="none" w:sz="0" w:space="0" w:color="auto"/>
          </w:divBdr>
        </w:div>
        <w:div w:id="1404569518">
          <w:marLeft w:val="0"/>
          <w:marRight w:val="0"/>
          <w:marTop w:val="0"/>
          <w:marBottom w:val="0"/>
          <w:divBdr>
            <w:top w:val="none" w:sz="0" w:space="0" w:color="auto"/>
            <w:left w:val="none" w:sz="0" w:space="0" w:color="auto"/>
            <w:bottom w:val="none" w:sz="0" w:space="0" w:color="auto"/>
            <w:right w:val="none" w:sz="0" w:space="0" w:color="auto"/>
          </w:divBdr>
        </w:div>
        <w:div w:id="1547522062">
          <w:marLeft w:val="0"/>
          <w:marRight w:val="0"/>
          <w:marTop w:val="0"/>
          <w:marBottom w:val="0"/>
          <w:divBdr>
            <w:top w:val="none" w:sz="0" w:space="0" w:color="auto"/>
            <w:left w:val="none" w:sz="0" w:space="0" w:color="auto"/>
            <w:bottom w:val="none" w:sz="0" w:space="0" w:color="auto"/>
            <w:right w:val="none" w:sz="0" w:space="0" w:color="auto"/>
          </w:divBdr>
        </w:div>
        <w:div w:id="1852210337">
          <w:marLeft w:val="0"/>
          <w:marRight w:val="0"/>
          <w:marTop w:val="0"/>
          <w:marBottom w:val="0"/>
          <w:divBdr>
            <w:top w:val="none" w:sz="0" w:space="0" w:color="auto"/>
            <w:left w:val="none" w:sz="0" w:space="0" w:color="auto"/>
            <w:bottom w:val="none" w:sz="0" w:space="0" w:color="auto"/>
            <w:right w:val="none" w:sz="0" w:space="0" w:color="auto"/>
          </w:divBdr>
        </w:div>
        <w:div w:id="1943298997">
          <w:marLeft w:val="0"/>
          <w:marRight w:val="0"/>
          <w:marTop w:val="0"/>
          <w:marBottom w:val="0"/>
          <w:divBdr>
            <w:top w:val="none" w:sz="0" w:space="0" w:color="auto"/>
            <w:left w:val="none" w:sz="0" w:space="0" w:color="auto"/>
            <w:bottom w:val="none" w:sz="0" w:space="0" w:color="auto"/>
            <w:right w:val="none" w:sz="0" w:space="0" w:color="auto"/>
          </w:divBdr>
        </w:div>
      </w:divsChild>
    </w:div>
    <w:div w:id="1122502039">
      <w:bodyDiv w:val="1"/>
      <w:marLeft w:val="0"/>
      <w:marRight w:val="0"/>
      <w:marTop w:val="0"/>
      <w:marBottom w:val="0"/>
      <w:divBdr>
        <w:top w:val="none" w:sz="0" w:space="0" w:color="auto"/>
        <w:left w:val="none" w:sz="0" w:space="0" w:color="auto"/>
        <w:bottom w:val="none" w:sz="0" w:space="0" w:color="auto"/>
        <w:right w:val="none" w:sz="0" w:space="0" w:color="auto"/>
      </w:divBdr>
    </w:div>
    <w:div w:id="1175461473">
      <w:bodyDiv w:val="1"/>
      <w:marLeft w:val="0"/>
      <w:marRight w:val="0"/>
      <w:marTop w:val="0"/>
      <w:marBottom w:val="0"/>
      <w:divBdr>
        <w:top w:val="none" w:sz="0" w:space="0" w:color="auto"/>
        <w:left w:val="none" w:sz="0" w:space="0" w:color="auto"/>
        <w:bottom w:val="none" w:sz="0" w:space="0" w:color="auto"/>
        <w:right w:val="none" w:sz="0" w:space="0" w:color="auto"/>
      </w:divBdr>
    </w:div>
    <w:div w:id="1177425627">
      <w:bodyDiv w:val="1"/>
      <w:marLeft w:val="375"/>
      <w:marRight w:val="0"/>
      <w:marTop w:val="375"/>
      <w:marBottom w:val="0"/>
      <w:divBdr>
        <w:top w:val="none" w:sz="0" w:space="0" w:color="auto"/>
        <w:left w:val="none" w:sz="0" w:space="0" w:color="auto"/>
        <w:bottom w:val="none" w:sz="0" w:space="0" w:color="auto"/>
        <w:right w:val="none" w:sz="0" w:space="0" w:color="auto"/>
      </w:divBdr>
      <w:divsChild>
        <w:div w:id="1589537878">
          <w:blockQuote w:val="1"/>
          <w:marLeft w:val="75"/>
          <w:marRight w:val="0"/>
          <w:marTop w:val="100"/>
          <w:marBottom w:val="100"/>
          <w:divBdr>
            <w:top w:val="none" w:sz="0" w:space="0" w:color="auto"/>
            <w:left w:val="single" w:sz="12" w:space="4" w:color="000000"/>
            <w:bottom w:val="none" w:sz="0" w:space="0" w:color="auto"/>
            <w:right w:val="none" w:sz="0" w:space="0" w:color="auto"/>
          </w:divBdr>
        </w:div>
      </w:divsChild>
    </w:div>
    <w:div w:id="1180776292">
      <w:bodyDiv w:val="1"/>
      <w:marLeft w:val="0"/>
      <w:marRight w:val="0"/>
      <w:marTop w:val="0"/>
      <w:marBottom w:val="0"/>
      <w:divBdr>
        <w:top w:val="none" w:sz="0" w:space="0" w:color="auto"/>
        <w:left w:val="none" w:sz="0" w:space="0" w:color="auto"/>
        <w:bottom w:val="none" w:sz="0" w:space="0" w:color="auto"/>
        <w:right w:val="none" w:sz="0" w:space="0" w:color="auto"/>
      </w:divBdr>
    </w:div>
    <w:div w:id="1199901149">
      <w:bodyDiv w:val="1"/>
      <w:marLeft w:val="0"/>
      <w:marRight w:val="0"/>
      <w:marTop w:val="0"/>
      <w:marBottom w:val="0"/>
      <w:divBdr>
        <w:top w:val="none" w:sz="0" w:space="0" w:color="auto"/>
        <w:left w:val="none" w:sz="0" w:space="0" w:color="auto"/>
        <w:bottom w:val="none" w:sz="0" w:space="0" w:color="auto"/>
        <w:right w:val="none" w:sz="0" w:space="0" w:color="auto"/>
      </w:divBdr>
    </w:div>
    <w:div w:id="1202674292">
      <w:bodyDiv w:val="1"/>
      <w:marLeft w:val="0"/>
      <w:marRight w:val="0"/>
      <w:marTop w:val="0"/>
      <w:marBottom w:val="0"/>
      <w:divBdr>
        <w:top w:val="none" w:sz="0" w:space="0" w:color="auto"/>
        <w:left w:val="none" w:sz="0" w:space="0" w:color="auto"/>
        <w:bottom w:val="none" w:sz="0" w:space="0" w:color="auto"/>
        <w:right w:val="none" w:sz="0" w:space="0" w:color="auto"/>
      </w:divBdr>
    </w:div>
    <w:div w:id="1208757270">
      <w:bodyDiv w:val="1"/>
      <w:marLeft w:val="0"/>
      <w:marRight w:val="0"/>
      <w:marTop w:val="0"/>
      <w:marBottom w:val="0"/>
      <w:divBdr>
        <w:top w:val="none" w:sz="0" w:space="0" w:color="auto"/>
        <w:left w:val="none" w:sz="0" w:space="0" w:color="auto"/>
        <w:bottom w:val="none" w:sz="0" w:space="0" w:color="auto"/>
        <w:right w:val="none" w:sz="0" w:space="0" w:color="auto"/>
      </w:divBdr>
      <w:divsChild>
        <w:div w:id="115024532">
          <w:marLeft w:val="0"/>
          <w:marRight w:val="0"/>
          <w:marTop w:val="0"/>
          <w:marBottom w:val="0"/>
          <w:divBdr>
            <w:top w:val="none" w:sz="0" w:space="0" w:color="auto"/>
            <w:left w:val="none" w:sz="0" w:space="0" w:color="auto"/>
            <w:bottom w:val="none" w:sz="0" w:space="0" w:color="auto"/>
            <w:right w:val="none" w:sz="0" w:space="0" w:color="auto"/>
          </w:divBdr>
        </w:div>
        <w:div w:id="610823067">
          <w:marLeft w:val="0"/>
          <w:marRight w:val="0"/>
          <w:marTop w:val="0"/>
          <w:marBottom w:val="0"/>
          <w:divBdr>
            <w:top w:val="none" w:sz="0" w:space="0" w:color="auto"/>
            <w:left w:val="none" w:sz="0" w:space="0" w:color="auto"/>
            <w:bottom w:val="none" w:sz="0" w:space="0" w:color="auto"/>
            <w:right w:val="none" w:sz="0" w:space="0" w:color="auto"/>
          </w:divBdr>
        </w:div>
        <w:div w:id="869730200">
          <w:marLeft w:val="0"/>
          <w:marRight w:val="0"/>
          <w:marTop w:val="0"/>
          <w:marBottom w:val="0"/>
          <w:divBdr>
            <w:top w:val="none" w:sz="0" w:space="0" w:color="auto"/>
            <w:left w:val="none" w:sz="0" w:space="0" w:color="auto"/>
            <w:bottom w:val="none" w:sz="0" w:space="0" w:color="auto"/>
            <w:right w:val="none" w:sz="0" w:space="0" w:color="auto"/>
          </w:divBdr>
        </w:div>
        <w:div w:id="1319729087">
          <w:marLeft w:val="0"/>
          <w:marRight w:val="0"/>
          <w:marTop w:val="0"/>
          <w:marBottom w:val="0"/>
          <w:divBdr>
            <w:top w:val="none" w:sz="0" w:space="0" w:color="auto"/>
            <w:left w:val="none" w:sz="0" w:space="0" w:color="auto"/>
            <w:bottom w:val="none" w:sz="0" w:space="0" w:color="auto"/>
            <w:right w:val="none" w:sz="0" w:space="0" w:color="auto"/>
          </w:divBdr>
        </w:div>
      </w:divsChild>
    </w:div>
    <w:div w:id="1211461533">
      <w:bodyDiv w:val="1"/>
      <w:marLeft w:val="0"/>
      <w:marRight w:val="0"/>
      <w:marTop w:val="0"/>
      <w:marBottom w:val="0"/>
      <w:divBdr>
        <w:top w:val="none" w:sz="0" w:space="0" w:color="auto"/>
        <w:left w:val="none" w:sz="0" w:space="0" w:color="auto"/>
        <w:bottom w:val="none" w:sz="0" w:space="0" w:color="auto"/>
        <w:right w:val="none" w:sz="0" w:space="0" w:color="auto"/>
      </w:divBdr>
      <w:divsChild>
        <w:div w:id="1563563919">
          <w:marLeft w:val="0"/>
          <w:marRight w:val="0"/>
          <w:marTop w:val="0"/>
          <w:marBottom w:val="0"/>
          <w:divBdr>
            <w:top w:val="none" w:sz="0" w:space="0" w:color="auto"/>
            <w:left w:val="none" w:sz="0" w:space="0" w:color="auto"/>
            <w:bottom w:val="none" w:sz="0" w:space="0" w:color="auto"/>
            <w:right w:val="none" w:sz="0" w:space="0" w:color="auto"/>
          </w:divBdr>
        </w:div>
      </w:divsChild>
    </w:div>
    <w:div w:id="1221285589">
      <w:bodyDiv w:val="1"/>
      <w:marLeft w:val="0"/>
      <w:marRight w:val="0"/>
      <w:marTop w:val="0"/>
      <w:marBottom w:val="0"/>
      <w:divBdr>
        <w:top w:val="none" w:sz="0" w:space="0" w:color="auto"/>
        <w:left w:val="none" w:sz="0" w:space="0" w:color="auto"/>
        <w:bottom w:val="none" w:sz="0" w:space="0" w:color="auto"/>
        <w:right w:val="none" w:sz="0" w:space="0" w:color="auto"/>
      </w:divBdr>
    </w:div>
    <w:div w:id="1227574487">
      <w:bodyDiv w:val="1"/>
      <w:marLeft w:val="0"/>
      <w:marRight w:val="0"/>
      <w:marTop w:val="0"/>
      <w:marBottom w:val="0"/>
      <w:divBdr>
        <w:top w:val="none" w:sz="0" w:space="0" w:color="auto"/>
        <w:left w:val="none" w:sz="0" w:space="0" w:color="auto"/>
        <w:bottom w:val="none" w:sz="0" w:space="0" w:color="auto"/>
        <w:right w:val="none" w:sz="0" w:space="0" w:color="auto"/>
      </w:divBdr>
    </w:div>
    <w:div w:id="1232738816">
      <w:bodyDiv w:val="1"/>
      <w:marLeft w:val="0"/>
      <w:marRight w:val="0"/>
      <w:marTop w:val="0"/>
      <w:marBottom w:val="0"/>
      <w:divBdr>
        <w:top w:val="none" w:sz="0" w:space="0" w:color="auto"/>
        <w:left w:val="none" w:sz="0" w:space="0" w:color="auto"/>
        <w:bottom w:val="none" w:sz="0" w:space="0" w:color="auto"/>
        <w:right w:val="none" w:sz="0" w:space="0" w:color="auto"/>
      </w:divBdr>
    </w:div>
    <w:div w:id="1233345080">
      <w:bodyDiv w:val="1"/>
      <w:marLeft w:val="0"/>
      <w:marRight w:val="0"/>
      <w:marTop w:val="0"/>
      <w:marBottom w:val="0"/>
      <w:divBdr>
        <w:top w:val="none" w:sz="0" w:space="0" w:color="auto"/>
        <w:left w:val="none" w:sz="0" w:space="0" w:color="auto"/>
        <w:bottom w:val="none" w:sz="0" w:space="0" w:color="auto"/>
        <w:right w:val="none" w:sz="0" w:space="0" w:color="auto"/>
      </w:divBdr>
    </w:div>
    <w:div w:id="1259096897">
      <w:bodyDiv w:val="1"/>
      <w:marLeft w:val="0"/>
      <w:marRight w:val="0"/>
      <w:marTop w:val="0"/>
      <w:marBottom w:val="0"/>
      <w:divBdr>
        <w:top w:val="none" w:sz="0" w:space="0" w:color="auto"/>
        <w:left w:val="none" w:sz="0" w:space="0" w:color="auto"/>
        <w:bottom w:val="none" w:sz="0" w:space="0" w:color="auto"/>
        <w:right w:val="none" w:sz="0" w:space="0" w:color="auto"/>
      </w:divBdr>
    </w:div>
    <w:div w:id="1260523890">
      <w:bodyDiv w:val="1"/>
      <w:marLeft w:val="0"/>
      <w:marRight w:val="0"/>
      <w:marTop w:val="0"/>
      <w:marBottom w:val="0"/>
      <w:divBdr>
        <w:top w:val="none" w:sz="0" w:space="0" w:color="auto"/>
        <w:left w:val="none" w:sz="0" w:space="0" w:color="auto"/>
        <w:bottom w:val="none" w:sz="0" w:space="0" w:color="auto"/>
        <w:right w:val="none" w:sz="0" w:space="0" w:color="auto"/>
      </w:divBdr>
    </w:div>
    <w:div w:id="1266885207">
      <w:bodyDiv w:val="1"/>
      <w:marLeft w:val="0"/>
      <w:marRight w:val="0"/>
      <w:marTop w:val="0"/>
      <w:marBottom w:val="0"/>
      <w:divBdr>
        <w:top w:val="none" w:sz="0" w:space="0" w:color="auto"/>
        <w:left w:val="none" w:sz="0" w:space="0" w:color="auto"/>
        <w:bottom w:val="none" w:sz="0" w:space="0" w:color="auto"/>
        <w:right w:val="none" w:sz="0" w:space="0" w:color="auto"/>
      </w:divBdr>
    </w:div>
    <w:div w:id="1267421219">
      <w:bodyDiv w:val="1"/>
      <w:marLeft w:val="0"/>
      <w:marRight w:val="0"/>
      <w:marTop w:val="0"/>
      <w:marBottom w:val="0"/>
      <w:divBdr>
        <w:top w:val="none" w:sz="0" w:space="0" w:color="auto"/>
        <w:left w:val="none" w:sz="0" w:space="0" w:color="auto"/>
        <w:bottom w:val="none" w:sz="0" w:space="0" w:color="auto"/>
        <w:right w:val="none" w:sz="0" w:space="0" w:color="auto"/>
      </w:divBdr>
    </w:div>
    <w:div w:id="1300963985">
      <w:bodyDiv w:val="1"/>
      <w:marLeft w:val="0"/>
      <w:marRight w:val="0"/>
      <w:marTop w:val="0"/>
      <w:marBottom w:val="0"/>
      <w:divBdr>
        <w:top w:val="none" w:sz="0" w:space="0" w:color="auto"/>
        <w:left w:val="none" w:sz="0" w:space="0" w:color="auto"/>
        <w:bottom w:val="none" w:sz="0" w:space="0" w:color="auto"/>
        <w:right w:val="none" w:sz="0" w:space="0" w:color="auto"/>
      </w:divBdr>
    </w:div>
    <w:div w:id="1305427752">
      <w:bodyDiv w:val="1"/>
      <w:marLeft w:val="0"/>
      <w:marRight w:val="0"/>
      <w:marTop w:val="0"/>
      <w:marBottom w:val="0"/>
      <w:divBdr>
        <w:top w:val="none" w:sz="0" w:space="0" w:color="auto"/>
        <w:left w:val="none" w:sz="0" w:space="0" w:color="auto"/>
        <w:bottom w:val="none" w:sz="0" w:space="0" w:color="auto"/>
        <w:right w:val="none" w:sz="0" w:space="0" w:color="auto"/>
      </w:divBdr>
      <w:divsChild>
        <w:div w:id="1083454826">
          <w:marLeft w:val="0"/>
          <w:marRight w:val="0"/>
          <w:marTop w:val="0"/>
          <w:marBottom w:val="0"/>
          <w:divBdr>
            <w:top w:val="none" w:sz="0" w:space="0" w:color="auto"/>
            <w:left w:val="none" w:sz="0" w:space="0" w:color="auto"/>
            <w:bottom w:val="none" w:sz="0" w:space="0" w:color="auto"/>
            <w:right w:val="none" w:sz="0" w:space="0" w:color="auto"/>
          </w:divBdr>
        </w:div>
      </w:divsChild>
    </w:div>
    <w:div w:id="1306009170">
      <w:bodyDiv w:val="1"/>
      <w:marLeft w:val="0"/>
      <w:marRight w:val="0"/>
      <w:marTop w:val="0"/>
      <w:marBottom w:val="0"/>
      <w:divBdr>
        <w:top w:val="none" w:sz="0" w:space="0" w:color="auto"/>
        <w:left w:val="none" w:sz="0" w:space="0" w:color="auto"/>
        <w:bottom w:val="none" w:sz="0" w:space="0" w:color="auto"/>
        <w:right w:val="none" w:sz="0" w:space="0" w:color="auto"/>
      </w:divBdr>
    </w:div>
    <w:div w:id="1331060997">
      <w:bodyDiv w:val="1"/>
      <w:marLeft w:val="0"/>
      <w:marRight w:val="0"/>
      <w:marTop w:val="0"/>
      <w:marBottom w:val="0"/>
      <w:divBdr>
        <w:top w:val="none" w:sz="0" w:space="0" w:color="auto"/>
        <w:left w:val="none" w:sz="0" w:space="0" w:color="auto"/>
        <w:bottom w:val="none" w:sz="0" w:space="0" w:color="auto"/>
        <w:right w:val="none" w:sz="0" w:space="0" w:color="auto"/>
      </w:divBdr>
    </w:div>
    <w:div w:id="1333870184">
      <w:bodyDiv w:val="1"/>
      <w:marLeft w:val="0"/>
      <w:marRight w:val="0"/>
      <w:marTop w:val="0"/>
      <w:marBottom w:val="0"/>
      <w:divBdr>
        <w:top w:val="none" w:sz="0" w:space="0" w:color="auto"/>
        <w:left w:val="none" w:sz="0" w:space="0" w:color="auto"/>
        <w:bottom w:val="none" w:sz="0" w:space="0" w:color="auto"/>
        <w:right w:val="none" w:sz="0" w:space="0" w:color="auto"/>
      </w:divBdr>
    </w:div>
    <w:div w:id="1382172552">
      <w:bodyDiv w:val="1"/>
      <w:marLeft w:val="0"/>
      <w:marRight w:val="0"/>
      <w:marTop w:val="0"/>
      <w:marBottom w:val="0"/>
      <w:divBdr>
        <w:top w:val="none" w:sz="0" w:space="0" w:color="auto"/>
        <w:left w:val="none" w:sz="0" w:space="0" w:color="auto"/>
        <w:bottom w:val="none" w:sz="0" w:space="0" w:color="auto"/>
        <w:right w:val="none" w:sz="0" w:space="0" w:color="auto"/>
      </w:divBdr>
    </w:div>
    <w:div w:id="1390348482">
      <w:bodyDiv w:val="1"/>
      <w:marLeft w:val="0"/>
      <w:marRight w:val="0"/>
      <w:marTop w:val="0"/>
      <w:marBottom w:val="0"/>
      <w:divBdr>
        <w:top w:val="none" w:sz="0" w:space="0" w:color="auto"/>
        <w:left w:val="none" w:sz="0" w:space="0" w:color="auto"/>
        <w:bottom w:val="none" w:sz="0" w:space="0" w:color="auto"/>
        <w:right w:val="none" w:sz="0" w:space="0" w:color="auto"/>
      </w:divBdr>
    </w:div>
    <w:div w:id="1396246692">
      <w:bodyDiv w:val="1"/>
      <w:marLeft w:val="0"/>
      <w:marRight w:val="0"/>
      <w:marTop w:val="0"/>
      <w:marBottom w:val="0"/>
      <w:divBdr>
        <w:top w:val="none" w:sz="0" w:space="0" w:color="auto"/>
        <w:left w:val="none" w:sz="0" w:space="0" w:color="auto"/>
        <w:bottom w:val="none" w:sz="0" w:space="0" w:color="auto"/>
        <w:right w:val="none" w:sz="0" w:space="0" w:color="auto"/>
      </w:divBdr>
    </w:div>
    <w:div w:id="1440032370">
      <w:bodyDiv w:val="1"/>
      <w:marLeft w:val="0"/>
      <w:marRight w:val="0"/>
      <w:marTop w:val="0"/>
      <w:marBottom w:val="0"/>
      <w:divBdr>
        <w:top w:val="none" w:sz="0" w:space="0" w:color="auto"/>
        <w:left w:val="none" w:sz="0" w:space="0" w:color="auto"/>
        <w:bottom w:val="none" w:sz="0" w:space="0" w:color="auto"/>
        <w:right w:val="none" w:sz="0" w:space="0" w:color="auto"/>
      </w:divBdr>
    </w:div>
    <w:div w:id="1440175056">
      <w:bodyDiv w:val="1"/>
      <w:marLeft w:val="0"/>
      <w:marRight w:val="0"/>
      <w:marTop w:val="0"/>
      <w:marBottom w:val="0"/>
      <w:divBdr>
        <w:top w:val="none" w:sz="0" w:space="0" w:color="auto"/>
        <w:left w:val="none" w:sz="0" w:space="0" w:color="auto"/>
        <w:bottom w:val="none" w:sz="0" w:space="0" w:color="auto"/>
        <w:right w:val="none" w:sz="0" w:space="0" w:color="auto"/>
      </w:divBdr>
      <w:divsChild>
        <w:div w:id="9839808">
          <w:marLeft w:val="0"/>
          <w:marRight w:val="0"/>
          <w:marTop w:val="0"/>
          <w:marBottom w:val="0"/>
          <w:divBdr>
            <w:top w:val="none" w:sz="0" w:space="0" w:color="auto"/>
            <w:left w:val="none" w:sz="0" w:space="0" w:color="auto"/>
            <w:bottom w:val="none" w:sz="0" w:space="0" w:color="auto"/>
            <w:right w:val="none" w:sz="0" w:space="0" w:color="auto"/>
          </w:divBdr>
        </w:div>
        <w:div w:id="35594029">
          <w:marLeft w:val="0"/>
          <w:marRight w:val="0"/>
          <w:marTop w:val="0"/>
          <w:marBottom w:val="0"/>
          <w:divBdr>
            <w:top w:val="none" w:sz="0" w:space="0" w:color="auto"/>
            <w:left w:val="none" w:sz="0" w:space="0" w:color="auto"/>
            <w:bottom w:val="none" w:sz="0" w:space="0" w:color="auto"/>
            <w:right w:val="none" w:sz="0" w:space="0" w:color="auto"/>
          </w:divBdr>
        </w:div>
        <w:div w:id="965428798">
          <w:marLeft w:val="0"/>
          <w:marRight w:val="0"/>
          <w:marTop w:val="0"/>
          <w:marBottom w:val="0"/>
          <w:divBdr>
            <w:top w:val="none" w:sz="0" w:space="0" w:color="auto"/>
            <w:left w:val="none" w:sz="0" w:space="0" w:color="auto"/>
            <w:bottom w:val="none" w:sz="0" w:space="0" w:color="auto"/>
            <w:right w:val="none" w:sz="0" w:space="0" w:color="auto"/>
          </w:divBdr>
        </w:div>
        <w:div w:id="978193354">
          <w:marLeft w:val="0"/>
          <w:marRight w:val="0"/>
          <w:marTop w:val="0"/>
          <w:marBottom w:val="0"/>
          <w:divBdr>
            <w:top w:val="none" w:sz="0" w:space="0" w:color="auto"/>
            <w:left w:val="none" w:sz="0" w:space="0" w:color="auto"/>
            <w:bottom w:val="none" w:sz="0" w:space="0" w:color="auto"/>
            <w:right w:val="none" w:sz="0" w:space="0" w:color="auto"/>
          </w:divBdr>
        </w:div>
        <w:div w:id="1360860832">
          <w:marLeft w:val="0"/>
          <w:marRight w:val="0"/>
          <w:marTop w:val="0"/>
          <w:marBottom w:val="0"/>
          <w:divBdr>
            <w:top w:val="none" w:sz="0" w:space="0" w:color="auto"/>
            <w:left w:val="none" w:sz="0" w:space="0" w:color="auto"/>
            <w:bottom w:val="none" w:sz="0" w:space="0" w:color="auto"/>
            <w:right w:val="none" w:sz="0" w:space="0" w:color="auto"/>
          </w:divBdr>
        </w:div>
        <w:div w:id="1625040433">
          <w:marLeft w:val="0"/>
          <w:marRight w:val="0"/>
          <w:marTop w:val="0"/>
          <w:marBottom w:val="0"/>
          <w:divBdr>
            <w:top w:val="none" w:sz="0" w:space="0" w:color="auto"/>
            <w:left w:val="none" w:sz="0" w:space="0" w:color="auto"/>
            <w:bottom w:val="none" w:sz="0" w:space="0" w:color="auto"/>
            <w:right w:val="none" w:sz="0" w:space="0" w:color="auto"/>
          </w:divBdr>
        </w:div>
      </w:divsChild>
    </w:div>
    <w:div w:id="1471823097">
      <w:bodyDiv w:val="1"/>
      <w:marLeft w:val="0"/>
      <w:marRight w:val="0"/>
      <w:marTop w:val="0"/>
      <w:marBottom w:val="0"/>
      <w:divBdr>
        <w:top w:val="none" w:sz="0" w:space="0" w:color="auto"/>
        <w:left w:val="none" w:sz="0" w:space="0" w:color="auto"/>
        <w:bottom w:val="none" w:sz="0" w:space="0" w:color="auto"/>
        <w:right w:val="none" w:sz="0" w:space="0" w:color="auto"/>
      </w:divBdr>
    </w:div>
    <w:div w:id="1484856512">
      <w:bodyDiv w:val="1"/>
      <w:marLeft w:val="0"/>
      <w:marRight w:val="0"/>
      <w:marTop w:val="0"/>
      <w:marBottom w:val="0"/>
      <w:divBdr>
        <w:top w:val="none" w:sz="0" w:space="0" w:color="auto"/>
        <w:left w:val="none" w:sz="0" w:space="0" w:color="auto"/>
        <w:bottom w:val="none" w:sz="0" w:space="0" w:color="auto"/>
        <w:right w:val="none" w:sz="0" w:space="0" w:color="auto"/>
      </w:divBdr>
    </w:div>
    <w:div w:id="1490560442">
      <w:bodyDiv w:val="1"/>
      <w:marLeft w:val="0"/>
      <w:marRight w:val="0"/>
      <w:marTop w:val="0"/>
      <w:marBottom w:val="0"/>
      <w:divBdr>
        <w:top w:val="none" w:sz="0" w:space="0" w:color="auto"/>
        <w:left w:val="none" w:sz="0" w:space="0" w:color="auto"/>
        <w:bottom w:val="none" w:sz="0" w:space="0" w:color="auto"/>
        <w:right w:val="none" w:sz="0" w:space="0" w:color="auto"/>
      </w:divBdr>
    </w:div>
    <w:div w:id="1492212093">
      <w:bodyDiv w:val="1"/>
      <w:marLeft w:val="0"/>
      <w:marRight w:val="0"/>
      <w:marTop w:val="0"/>
      <w:marBottom w:val="0"/>
      <w:divBdr>
        <w:top w:val="none" w:sz="0" w:space="0" w:color="auto"/>
        <w:left w:val="none" w:sz="0" w:space="0" w:color="auto"/>
        <w:bottom w:val="none" w:sz="0" w:space="0" w:color="auto"/>
        <w:right w:val="none" w:sz="0" w:space="0" w:color="auto"/>
      </w:divBdr>
    </w:div>
    <w:div w:id="1510290724">
      <w:bodyDiv w:val="1"/>
      <w:marLeft w:val="0"/>
      <w:marRight w:val="0"/>
      <w:marTop w:val="0"/>
      <w:marBottom w:val="0"/>
      <w:divBdr>
        <w:top w:val="none" w:sz="0" w:space="0" w:color="auto"/>
        <w:left w:val="none" w:sz="0" w:space="0" w:color="auto"/>
        <w:bottom w:val="none" w:sz="0" w:space="0" w:color="auto"/>
        <w:right w:val="none" w:sz="0" w:space="0" w:color="auto"/>
      </w:divBdr>
    </w:div>
    <w:div w:id="1528061739">
      <w:bodyDiv w:val="1"/>
      <w:marLeft w:val="0"/>
      <w:marRight w:val="0"/>
      <w:marTop w:val="0"/>
      <w:marBottom w:val="0"/>
      <w:divBdr>
        <w:top w:val="none" w:sz="0" w:space="0" w:color="auto"/>
        <w:left w:val="none" w:sz="0" w:space="0" w:color="auto"/>
        <w:bottom w:val="none" w:sz="0" w:space="0" w:color="auto"/>
        <w:right w:val="none" w:sz="0" w:space="0" w:color="auto"/>
      </w:divBdr>
    </w:div>
    <w:div w:id="1539389947">
      <w:bodyDiv w:val="1"/>
      <w:marLeft w:val="0"/>
      <w:marRight w:val="0"/>
      <w:marTop w:val="0"/>
      <w:marBottom w:val="0"/>
      <w:divBdr>
        <w:top w:val="none" w:sz="0" w:space="0" w:color="auto"/>
        <w:left w:val="none" w:sz="0" w:space="0" w:color="auto"/>
        <w:bottom w:val="none" w:sz="0" w:space="0" w:color="auto"/>
        <w:right w:val="none" w:sz="0" w:space="0" w:color="auto"/>
      </w:divBdr>
    </w:div>
    <w:div w:id="1564486775">
      <w:bodyDiv w:val="1"/>
      <w:marLeft w:val="0"/>
      <w:marRight w:val="0"/>
      <w:marTop w:val="0"/>
      <w:marBottom w:val="0"/>
      <w:divBdr>
        <w:top w:val="none" w:sz="0" w:space="0" w:color="auto"/>
        <w:left w:val="none" w:sz="0" w:space="0" w:color="auto"/>
        <w:bottom w:val="none" w:sz="0" w:space="0" w:color="auto"/>
        <w:right w:val="none" w:sz="0" w:space="0" w:color="auto"/>
      </w:divBdr>
    </w:div>
    <w:div w:id="1600681145">
      <w:bodyDiv w:val="1"/>
      <w:marLeft w:val="375"/>
      <w:marRight w:val="0"/>
      <w:marTop w:val="375"/>
      <w:marBottom w:val="0"/>
      <w:divBdr>
        <w:top w:val="none" w:sz="0" w:space="0" w:color="auto"/>
        <w:left w:val="none" w:sz="0" w:space="0" w:color="auto"/>
        <w:bottom w:val="none" w:sz="0" w:space="0" w:color="auto"/>
        <w:right w:val="none" w:sz="0" w:space="0" w:color="auto"/>
      </w:divBdr>
    </w:div>
    <w:div w:id="1603761848">
      <w:bodyDiv w:val="1"/>
      <w:marLeft w:val="0"/>
      <w:marRight w:val="0"/>
      <w:marTop w:val="0"/>
      <w:marBottom w:val="0"/>
      <w:divBdr>
        <w:top w:val="none" w:sz="0" w:space="0" w:color="auto"/>
        <w:left w:val="none" w:sz="0" w:space="0" w:color="auto"/>
        <w:bottom w:val="none" w:sz="0" w:space="0" w:color="auto"/>
        <w:right w:val="none" w:sz="0" w:space="0" w:color="auto"/>
      </w:divBdr>
    </w:div>
    <w:div w:id="1623266463">
      <w:bodyDiv w:val="1"/>
      <w:marLeft w:val="0"/>
      <w:marRight w:val="0"/>
      <w:marTop w:val="0"/>
      <w:marBottom w:val="0"/>
      <w:divBdr>
        <w:top w:val="none" w:sz="0" w:space="0" w:color="auto"/>
        <w:left w:val="none" w:sz="0" w:space="0" w:color="auto"/>
        <w:bottom w:val="none" w:sz="0" w:space="0" w:color="auto"/>
        <w:right w:val="none" w:sz="0" w:space="0" w:color="auto"/>
      </w:divBdr>
    </w:div>
    <w:div w:id="1640261784">
      <w:bodyDiv w:val="1"/>
      <w:marLeft w:val="0"/>
      <w:marRight w:val="0"/>
      <w:marTop w:val="0"/>
      <w:marBottom w:val="0"/>
      <w:divBdr>
        <w:top w:val="none" w:sz="0" w:space="0" w:color="auto"/>
        <w:left w:val="none" w:sz="0" w:space="0" w:color="auto"/>
        <w:bottom w:val="none" w:sz="0" w:space="0" w:color="auto"/>
        <w:right w:val="none" w:sz="0" w:space="0" w:color="auto"/>
      </w:divBdr>
    </w:div>
    <w:div w:id="1642728773">
      <w:bodyDiv w:val="1"/>
      <w:marLeft w:val="0"/>
      <w:marRight w:val="0"/>
      <w:marTop w:val="0"/>
      <w:marBottom w:val="0"/>
      <w:divBdr>
        <w:top w:val="none" w:sz="0" w:space="0" w:color="auto"/>
        <w:left w:val="none" w:sz="0" w:space="0" w:color="auto"/>
        <w:bottom w:val="none" w:sz="0" w:space="0" w:color="auto"/>
        <w:right w:val="none" w:sz="0" w:space="0" w:color="auto"/>
      </w:divBdr>
    </w:div>
    <w:div w:id="1643080102">
      <w:bodyDiv w:val="1"/>
      <w:marLeft w:val="0"/>
      <w:marRight w:val="0"/>
      <w:marTop w:val="0"/>
      <w:marBottom w:val="0"/>
      <w:divBdr>
        <w:top w:val="none" w:sz="0" w:space="0" w:color="auto"/>
        <w:left w:val="none" w:sz="0" w:space="0" w:color="auto"/>
        <w:bottom w:val="none" w:sz="0" w:space="0" w:color="auto"/>
        <w:right w:val="none" w:sz="0" w:space="0" w:color="auto"/>
      </w:divBdr>
    </w:div>
    <w:div w:id="1645313018">
      <w:bodyDiv w:val="1"/>
      <w:marLeft w:val="0"/>
      <w:marRight w:val="0"/>
      <w:marTop w:val="0"/>
      <w:marBottom w:val="0"/>
      <w:divBdr>
        <w:top w:val="none" w:sz="0" w:space="0" w:color="auto"/>
        <w:left w:val="none" w:sz="0" w:space="0" w:color="auto"/>
        <w:bottom w:val="none" w:sz="0" w:space="0" w:color="auto"/>
        <w:right w:val="none" w:sz="0" w:space="0" w:color="auto"/>
      </w:divBdr>
    </w:div>
    <w:div w:id="1645814286">
      <w:bodyDiv w:val="1"/>
      <w:marLeft w:val="0"/>
      <w:marRight w:val="0"/>
      <w:marTop w:val="0"/>
      <w:marBottom w:val="0"/>
      <w:divBdr>
        <w:top w:val="none" w:sz="0" w:space="0" w:color="auto"/>
        <w:left w:val="none" w:sz="0" w:space="0" w:color="auto"/>
        <w:bottom w:val="none" w:sz="0" w:space="0" w:color="auto"/>
        <w:right w:val="none" w:sz="0" w:space="0" w:color="auto"/>
      </w:divBdr>
    </w:div>
    <w:div w:id="1651983030">
      <w:bodyDiv w:val="1"/>
      <w:marLeft w:val="0"/>
      <w:marRight w:val="0"/>
      <w:marTop w:val="0"/>
      <w:marBottom w:val="0"/>
      <w:divBdr>
        <w:top w:val="none" w:sz="0" w:space="0" w:color="auto"/>
        <w:left w:val="none" w:sz="0" w:space="0" w:color="auto"/>
        <w:bottom w:val="none" w:sz="0" w:space="0" w:color="auto"/>
        <w:right w:val="none" w:sz="0" w:space="0" w:color="auto"/>
      </w:divBdr>
      <w:divsChild>
        <w:div w:id="455222361">
          <w:marLeft w:val="0"/>
          <w:marRight w:val="0"/>
          <w:marTop w:val="0"/>
          <w:marBottom w:val="0"/>
          <w:divBdr>
            <w:top w:val="none" w:sz="0" w:space="0" w:color="auto"/>
            <w:left w:val="none" w:sz="0" w:space="0" w:color="auto"/>
            <w:bottom w:val="none" w:sz="0" w:space="0" w:color="auto"/>
            <w:right w:val="none" w:sz="0" w:space="0" w:color="auto"/>
          </w:divBdr>
        </w:div>
        <w:div w:id="1772046547">
          <w:marLeft w:val="0"/>
          <w:marRight w:val="0"/>
          <w:marTop w:val="0"/>
          <w:marBottom w:val="0"/>
          <w:divBdr>
            <w:top w:val="none" w:sz="0" w:space="0" w:color="auto"/>
            <w:left w:val="none" w:sz="0" w:space="0" w:color="auto"/>
            <w:bottom w:val="none" w:sz="0" w:space="0" w:color="auto"/>
            <w:right w:val="none" w:sz="0" w:space="0" w:color="auto"/>
          </w:divBdr>
          <w:divsChild>
            <w:div w:id="338505516">
              <w:marLeft w:val="0"/>
              <w:marRight w:val="0"/>
              <w:marTop w:val="0"/>
              <w:marBottom w:val="0"/>
              <w:divBdr>
                <w:top w:val="none" w:sz="0" w:space="0" w:color="auto"/>
                <w:left w:val="none" w:sz="0" w:space="0" w:color="auto"/>
                <w:bottom w:val="none" w:sz="0" w:space="0" w:color="auto"/>
                <w:right w:val="none" w:sz="0" w:space="0" w:color="auto"/>
              </w:divBdr>
            </w:div>
            <w:div w:id="871845956">
              <w:marLeft w:val="0"/>
              <w:marRight w:val="0"/>
              <w:marTop w:val="0"/>
              <w:marBottom w:val="0"/>
              <w:divBdr>
                <w:top w:val="none" w:sz="0" w:space="0" w:color="auto"/>
                <w:left w:val="none" w:sz="0" w:space="0" w:color="auto"/>
                <w:bottom w:val="none" w:sz="0" w:space="0" w:color="auto"/>
                <w:right w:val="none" w:sz="0" w:space="0" w:color="auto"/>
              </w:divBdr>
            </w:div>
            <w:div w:id="1358845644">
              <w:marLeft w:val="0"/>
              <w:marRight w:val="0"/>
              <w:marTop w:val="0"/>
              <w:marBottom w:val="0"/>
              <w:divBdr>
                <w:top w:val="none" w:sz="0" w:space="0" w:color="auto"/>
                <w:left w:val="none" w:sz="0" w:space="0" w:color="auto"/>
                <w:bottom w:val="none" w:sz="0" w:space="0" w:color="auto"/>
                <w:right w:val="none" w:sz="0" w:space="0" w:color="auto"/>
              </w:divBdr>
            </w:div>
            <w:div w:id="1546331525">
              <w:marLeft w:val="0"/>
              <w:marRight w:val="0"/>
              <w:marTop w:val="0"/>
              <w:marBottom w:val="0"/>
              <w:divBdr>
                <w:top w:val="none" w:sz="0" w:space="0" w:color="auto"/>
                <w:left w:val="none" w:sz="0" w:space="0" w:color="auto"/>
                <w:bottom w:val="none" w:sz="0" w:space="0" w:color="auto"/>
                <w:right w:val="none" w:sz="0" w:space="0" w:color="auto"/>
              </w:divBdr>
            </w:div>
            <w:div w:id="1765759456">
              <w:marLeft w:val="0"/>
              <w:marRight w:val="0"/>
              <w:marTop w:val="0"/>
              <w:marBottom w:val="0"/>
              <w:divBdr>
                <w:top w:val="none" w:sz="0" w:space="0" w:color="auto"/>
                <w:left w:val="none" w:sz="0" w:space="0" w:color="auto"/>
                <w:bottom w:val="none" w:sz="0" w:space="0" w:color="auto"/>
                <w:right w:val="none" w:sz="0" w:space="0" w:color="auto"/>
              </w:divBdr>
            </w:div>
            <w:div w:id="1901475363">
              <w:marLeft w:val="0"/>
              <w:marRight w:val="0"/>
              <w:marTop w:val="0"/>
              <w:marBottom w:val="0"/>
              <w:divBdr>
                <w:top w:val="none" w:sz="0" w:space="0" w:color="auto"/>
                <w:left w:val="none" w:sz="0" w:space="0" w:color="auto"/>
                <w:bottom w:val="none" w:sz="0" w:space="0" w:color="auto"/>
                <w:right w:val="none" w:sz="0" w:space="0" w:color="auto"/>
              </w:divBdr>
            </w:div>
            <w:div w:id="2000503408">
              <w:marLeft w:val="0"/>
              <w:marRight w:val="0"/>
              <w:marTop w:val="0"/>
              <w:marBottom w:val="0"/>
              <w:divBdr>
                <w:top w:val="none" w:sz="0" w:space="0" w:color="auto"/>
                <w:left w:val="none" w:sz="0" w:space="0" w:color="auto"/>
                <w:bottom w:val="none" w:sz="0" w:space="0" w:color="auto"/>
                <w:right w:val="none" w:sz="0" w:space="0" w:color="auto"/>
              </w:divBdr>
            </w:div>
            <w:div w:id="2048798883">
              <w:marLeft w:val="0"/>
              <w:marRight w:val="0"/>
              <w:marTop w:val="0"/>
              <w:marBottom w:val="0"/>
              <w:divBdr>
                <w:top w:val="none" w:sz="0" w:space="0" w:color="auto"/>
                <w:left w:val="none" w:sz="0" w:space="0" w:color="auto"/>
                <w:bottom w:val="none" w:sz="0" w:space="0" w:color="auto"/>
                <w:right w:val="none" w:sz="0" w:space="0" w:color="auto"/>
              </w:divBdr>
            </w:div>
          </w:divsChild>
        </w:div>
        <w:div w:id="1825468949">
          <w:marLeft w:val="0"/>
          <w:marRight w:val="0"/>
          <w:marTop w:val="0"/>
          <w:marBottom w:val="0"/>
          <w:divBdr>
            <w:top w:val="none" w:sz="0" w:space="0" w:color="auto"/>
            <w:left w:val="none" w:sz="0" w:space="0" w:color="auto"/>
            <w:bottom w:val="none" w:sz="0" w:space="0" w:color="auto"/>
            <w:right w:val="none" w:sz="0" w:space="0" w:color="auto"/>
          </w:divBdr>
        </w:div>
      </w:divsChild>
    </w:div>
    <w:div w:id="1698652829">
      <w:bodyDiv w:val="1"/>
      <w:marLeft w:val="0"/>
      <w:marRight w:val="0"/>
      <w:marTop w:val="0"/>
      <w:marBottom w:val="0"/>
      <w:divBdr>
        <w:top w:val="none" w:sz="0" w:space="0" w:color="auto"/>
        <w:left w:val="none" w:sz="0" w:space="0" w:color="auto"/>
        <w:bottom w:val="none" w:sz="0" w:space="0" w:color="auto"/>
        <w:right w:val="none" w:sz="0" w:space="0" w:color="auto"/>
      </w:divBdr>
    </w:div>
    <w:div w:id="1717659952">
      <w:bodyDiv w:val="1"/>
      <w:marLeft w:val="0"/>
      <w:marRight w:val="0"/>
      <w:marTop w:val="0"/>
      <w:marBottom w:val="0"/>
      <w:divBdr>
        <w:top w:val="none" w:sz="0" w:space="0" w:color="auto"/>
        <w:left w:val="none" w:sz="0" w:space="0" w:color="auto"/>
        <w:bottom w:val="none" w:sz="0" w:space="0" w:color="auto"/>
        <w:right w:val="none" w:sz="0" w:space="0" w:color="auto"/>
      </w:divBdr>
    </w:div>
    <w:div w:id="1750231693">
      <w:bodyDiv w:val="1"/>
      <w:marLeft w:val="0"/>
      <w:marRight w:val="0"/>
      <w:marTop w:val="0"/>
      <w:marBottom w:val="0"/>
      <w:divBdr>
        <w:top w:val="none" w:sz="0" w:space="0" w:color="auto"/>
        <w:left w:val="none" w:sz="0" w:space="0" w:color="auto"/>
        <w:bottom w:val="none" w:sz="0" w:space="0" w:color="auto"/>
        <w:right w:val="none" w:sz="0" w:space="0" w:color="auto"/>
      </w:divBdr>
    </w:div>
    <w:div w:id="1751077325">
      <w:bodyDiv w:val="1"/>
      <w:marLeft w:val="0"/>
      <w:marRight w:val="0"/>
      <w:marTop w:val="0"/>
      <w:marBottom w:val="0"/>
      <w:divBdr>
        <w:top w:val="none" w:sz="0" w:space="0" w:color="auto"/>
        <w:left w:val="none" w:sz="0" w:space="0" w:color="auto"/>
        <w:bottom w:val="none" w:sz="0" w:space="0" w:color="auto"/>
        <w:right w:val="none" w:sz="0" w:space="0" w:color="auto"/>
      </w:divBdr>
    </w:div>
    <w:div w:id="1773478988">
      <w:bodyDiv w:val="1"/>
      <w:marLeft w:val="0"/>
      <w:marRight w:val="0"/>
      <w:marTop w:val="0"/>
      <w:marBottom w:val="0"/>
      <w:divBdr>
        <w:top w:val="none" w:sz="0" w:space="0" w:color="auto"/>
        <w:left w:val="none" w:sz="0" w:space="0" w:color="auto"/>
        <w:bottom w:val="none" w:sz="0" w:space="0" w:color="auto"/>
        <w:right w:val="none" w:sz="0" w:space="0" w:color="auto"/>
      </w:divBdr>
    </w:div>
    <w:div w:id="1776556850">
      <w:bodyDiv w:val="1"/>
      <w:marLeft w:val="0"/>
      <w:marRight w:val="0"/>
      <w:marTop w:val="0"/>
      <w:marBottom w:val="0"/>
      <w:divBdr>
        <w:top w:val="none" w:sz="0" w:space="0" w:color="auto"/>
        <w:left w:val="none" w:sz="0" w:space="0" w:color="auto"/>
        <w:bottom w:val="none" w:sz="0" w:space="0" w:color="auto"/>
        <w:right w:val="none" w:sz="0" w:space="0" w:color="auto"/>
      </w:divBdr>
    </w:div>
    <w:div w:id="1804076561">
      <w:bodyDiv w:val="1"/>
      <w:marLeft w:val="0"/>
      <w:marRight w:val="0"/>
      <w:marTop w:val="0"/>
      <w:marBottom w:val="0"/>
      <w:divBdr>
        <w:top w:val="none" w:sz="0" w:space="0" w:color="auto"/>
        <w:left w:val="none" w:sz="0" w:space="0" w:color="auto"/>
        <w:bottom w:val="none" w:sz="0" w:space="0" w:color="auto"/>
        <w:right w:val="none" w:sz="0" w:space="0" w:color="auto"/>
      </w:divBdr>
      <w:divsChild>
        <w:div w:id="170024846">
          <w:marLeft w:val="0"/>
          <w:marRight w:val="0"/>
          <w:marTop w:val="0"/>
          <w:marBottom w:val="0"/>
          <w:divBdr>
            <w:top w:val="none" w:sz="0" w:space="0" w:color="auto"/>
            <w:left w:val="none" w:sz="0" w:space="0" w:color="auto"/>
            <w:bottom w:val="none" w:sz="0" w:space="0" w:color="auto"/>
            <w:right w:val="none" w:sz="0" w:space="0" w:color="auto"/>
          </w:divBdr>
        </w:div>
      </w:divsChild>
    </w:div>
    <w:div w:id="1817720492">
      <w:bodyDiv w:val="1"/>
      <w:marLeft w:val="0"/>
      <w:marRight w:val="0"/>
      <w:marTop w:val="0"/>
      <w:marBottom w:val="0"/>
      <w:divBdr>
        <w:top w:val="none" w:sz="0" w:space="0" w:color="auto"/>
        <w:left w:val="none" w:sz="0" w:space="0" w:color="auto"/>
        <w:bottom w:val="none" w:sz="0" w:space="0" w:color="auto"/>
        <w:right w:val="none" w:sz="0" w:space="0" w:color="auto"/>
      </w:divBdr>
    </w:div>
    <w:div w:id="1830903898">
      <w:bodyDiv w:val="1"/>
      <w:marLeft w:val="0"/>
      <w:marRight w:val="0"/>
      <w:marTop w:val="0"/>
      <w:marBottom w:val="0"/>
      <w:divBdr>
        <w:top w:val="none" w:sz="0" w:space="0" w:color="auto"/>
        <w:left w:val="none" w:sz="0" w:space="0" w:color="auto"/>
        <w:bottom w:val="none" w:sz="0" w:space="0" w:color="auto"/>
        <w:right w:val="none" w:sz="0" w:space="0" w:color="auto"/>
      </w:divBdr>
    </w:div>
    <w:div w:id="1844971939">
      <w:bodyDiv w:val="1"/>
      <w:marLeft w:val="0"/>
      <w:marRight w:val="0"/>
      <w:marTop w:val="0"/>
      <w:marBottom w:val="0"/>
      <w:divBdr>
        <w:top w:val="none" w:sz="0" w:space="0" w:color="auto"/>
        <w:left w:val="none" w:sz="0" w:space="0" w:color="auto"/>
        <w:bottom w:val="none" w:sz="0" w:space="0" w:color="auto"/>
        <w:right w:val="none" w:sz="0" w:space="0" w:color="auto"/>
      </w:divBdr>
    </w:div>
    <w:div w:id="1897009418">
      <w:bodyDiv w:val="1"/>
      <w:marLeft w:val="0"/>
      <w:marRight w:val="0"/>
      <w:marTop w:val="0"/>
      <w:marBottom w:val="0"/>
      <w:divBdr>
        <w:top w:val="none" w:sz="0" w:space="0" w:color="auto"/>
        <w:left w:val="none" w:sz="0" w:space="0" w:color="auto"/>
        <w:bottom w:val="none" w:sz="0" w:space="0" w:color="auto"/>
        <w:right w:val="none" w:sz="0" w:space="0" w:color="auto"/>
      </w:divBdr>
    </w:div>
    <w:div w:id="1937590289">
      <w:bodyDiv w:val="1"/>
      <w:marLeft w:val="0"/>
      <w:marRight w:val="0"/>
      <w:marTop w:val="0"/>
      <w:marBottom w:val="0"/>
      <w:divBdr>
        <w:top w:val="none" w:sz="0" w:space="0" w:color="auto"/>
        <w:left w:val="none" w:sz="0" w:space="0" w:color="auto"/>
        <w:bottom w:val="none" w:sz="0" w:space="0" w:color="auto"/>
        <w:right w:val="none" w:sz="0" w:space="0" w:color="auto"/>
      </w:divBdr>
    </w:div>
    <w:div w:id="1979532617">
      <w:bodyDiv w:val="1"/>
      <w:marLeft w:val="0"/>
      <w:marRight w:val="0"/>
      <w:marTop w:val="0"/>
      <w:marBottom w:val="0"/>
      <w:divBdr>
        <w:top w:val="none" w:sz="0" w:space="0" w:color="auto"/>
        <w:left w:val="none" w:sz="0" w:space="0" w:color="auto"/>
        <w:bottom w:val="none" w:sz="0" w:space="0" w:color="auto"/>
        <w:right w:val="none" w:sz="0" w:space="0" w:color="auto"/>
      </w:divBdr>
      <w:divsChild>
        <w:div w:id="188375075">
          <w:marLeft w:val="0"/>
          <w:marRight w:val="0"/>
          <w:marTop w:val="0"/>
          <w:marBottom w:val="0"/>
          <w:divBdr>
            <w:top w:val="none" w:sz="0" w:space="0" w:color="auto"/>
            <w:left w:val="none" w:sz="0" w:space="0" w:color="auto"/>
            <w:bottom w:val="none" w:sz="0" w:space="0" w:color="auto"/>
            <w:right w:val="none" w:sz="0" w:space="0" w:color="auto"/>
          </w:divBdr>
        </w:div>
        <w:div w:id="1073818727">
          <w:marLeft w:val="0"/>
          <w:marRight w:val="0"/>
          <w:marTop w:val="0"/>
          <w:marBottom w:val="0"/>
          <w:divBdr>
            <w:top w:val="none" w:sz="0" w:space="0" w:color="auto"/>
            <w:left w:val="none" w:sz="0" w:space="0" w:color="auto"/>
            <w:bottom w:val="none" w:sz="0" w:space="0" w:color="auto"/>
            <w:right w:val="none" w:sz="0" w:space="0" w:color="auto"/>
          </w:divBdr>
        </w:div>
        <w:div w:id="1113670953">
          <w:marLeft w:val="0"/>
          <w:marRight w:val="0"/>
          <w:marTop w:val="0"/>
          <w:marBottom w:val="0"/>
          <w:divBdr>
            <w:top w:val="none" w:sz="0" w:space="0" w:color="auto"/>
            <w:left w:val="none" w:sz="0" w:space="0" w:color="auto"/>
            <w:bottom w:val="none" w:sz="0" w:space="0" w:color="auto"/>
            <w:right w:val="none" w:sz="0" w:space="0" w:color="auto"/>
          </w:divBdr>
        </w:div>
        <w:div w:id="1337919014">
          <w:marLeft w:val="0"/>
          <w:marRight w:val="0"/>
          <w:marTop w:val="0"/>
          <w:marBottom w:val="0"/>
          <w:divBdr>
            <w:top w:val="none" w:sz="0" w:space="0" w:color="auto"/>
            <w:left w:val="none" w:sz="0" w:space="0" w:color="auto"/>
            <w:bottom w:val="none" w:sz="0" w:space="0" w:color="auto"/>
            <w:right w:val="none" w:sz="0" w:space="0" w:color="auto"/>
          </w:divBdr>
        </w:div>
        <w:div w:id="1627010360">
          <w:marLeft w:val="0"/>
          <w:marRight w:val="0"/>
          <w:marTop w:val="0"/>
          <w:marBottom w:val="0"/>
          <w:divBdr>
            <w:top w:val="none" w:sz="0" w:space="0" w:color="auto"/>
            <w:left w:val="none" w:sz="0" w:space="0" w:color="auto"/>
            <w:bottom w:val="none" w:sz="0" w:space="0" w:color="auto"/>
            <w:right w:val="none" w:sz="0" w:space="0" w:color="auto"/>
          </w:divBdr>
        </w:div>
        <w:div w:id="1992440856">
          <w:marLeft w:val="0"/>
          <w:marRight w:val="0"/>
          <w:marTop w:val="0"/>
          <w:marBottom w:val="0"/>
          <w:divBdr>
            <w:top w:val="none" w:sz="0" w:space="0" w:color="auto"/>
            <w:left w:val="none" w:sz="0" w:space="0" w:color="auto"/>
            <w:bottom w:val="none" w:sz="0" w:space="0" w:color="auto"/>
            <w:right w:val="none" w:sz="0" w:space="0" w:color="auto"/>
          </w:divBdr>
        </w:div>
      </w:divsChild>
    </w:div>
    <w:div w:id="2001080718">
      <w:bodyDiv w:val="1"/>
      <w:marLeft w:val="0"/>
      <w:marRight w:val="0"/>
      <w:marTop w:val="0"/>
      <w:marBottom w:val="0"/>
      <w:divBdr>
        <w:top w:val="none" w:sz="0" w:space="0" w:color="auto"/>
        <w:left w:val="none" w:sz="0" w:space="0" w:color="auto"/>
        <w:bottom w:val="none" w:sz="0" w:space="0" w:color="auto"/>
        <w:right w:val="none" w:sz="0" w:space="0" w:color="auto"/>
      </w:divBdr>
    </w:div>
    <w:div w:id="2034107439">
      <w:bodyDiv w:val="1"/>
      <w:marLeft w:val="0"/>
      <w:marRight w:val="0"/>
      <w:marTop w:val="0"/>
      <w:marBottom w:val="0"/>
      <w:divBdr>
        <w:top w:val="none" w:sz="0" w:space="0" w:color="auto"/>
        <w:left w:val="none" w:sz="0" w:space="0" w:color="auto"/>
        <w:bottom w:val="none" w:sz="0" w:space="0" w:color="auto"/>
        <w:right w:val="none" w:sz="0" w:space="0" w:color="auto"/>
      </w:divBdr>
    </w:div>
    <w:div w:id="2041129968">
      <w:bodyDiv w:val="1"/>
      <w:marLeft w:val="0"/>
      <w:marRight w:val="0"/>
      <w:marTop w:val="0"/>
      <w:marBottom w:val="0"/>
      <w:divBdr>
        <w:top w:val="none" w:sz="0" w:space="0" w:color="auto"/>
        <w:left w:val="none" w:sz="0" w:space="0" w:color="auto"/>
        <w:bottom w:val="none" w:sz="0" w:space="0" w:color="auto"/>
        <w:right w:val="none" w:sz="0" w:space="0" w:color="auto"/>
      </w:divBdr>
    </w:div>
    <w:div w:id="2042314532">
      <w:bodyDiv w:val="1"/>
      <w:marLeft w:val="0"/>
      <w:marRight w:val="0"/>
      <w:marTop w:val="0"/>
      <w:marBottom w:val="0"/>
      <w:divBdr>
        <w:top w:val="none" w:sz="0" w:space="0" w:color="auto"/>
        <w:left w:val="none" w:sz="0" w:space="0" w:color="auto"/>
        <w:bottom w:val="none" w:sz="0" w:space="0" w:color="auto"/>
        <w:right w:val="none" w:sz="0" w:space="0" w:color="auto"/>
      </w:divBdr>
    </w:div>
    <w:div w:id="2051956038">
      <w:bodyDiv w:val="1"/>
      <w:marLeft w:val="0"/>
      <w:marRight w:val="0"/>
      <w:marTop w:val="0"/>
      <w:marBottom w:val="0"/>
      <w:divBdr>
        <w:top w:val="none" w:sz="0" w:space="0" w:color="auto"/>
        <w:left w:val="none" w:sz="0" w:space="0" w:color="auto"/>
        <w:bottom w:val="none" w:sz="0" w:space="0" w:color="auto"/>
        <w:right w:val="none" w:sz="0" w:space="0" w:color="auto"/>
      </w:divBdr>
    </w:div>
    <w:div w:id="2061905157">
      <w:bodyDiv w:val="1"/>
      <w:marLeft w:val="0"/>
      <w:marRight w:val="0"/>
      <w:marTop w:val="0"/>
      <w:marBottom w:val="0"/>
      <w:divBdr>
        <w:top w:val="none" w:sz="0" w:space="0" w:color="auto"/>
        <w:left w:val="none" w:sz="0" w:space="0" w:color="auto"/>
        <w:bottom w:val="none" w:sz="0" w:space="0" w:color="auto"/>
        <w:right w:val="none" w:sz="0" w:space="0" w:color="auto"/>
      </w:divBdr>
    </w:div>
    <w:div w:id="2065254016">
      <w:bodyDiv w:val="1"/>
      <w:marLeft w:val="0"/>
      <w:marRight w:val="0"/>
      <w:marTop w:val="0"/>
      <w:marBottom w:val="0"/>
      <w:divBdr>
        <w:top w:val="none" w:sz="0" w:space="0" w:color="auto"/>
        <w:left w:val="none" w:sz="0" w:space="0" w:color="auto"/>
        <w:bottom w:val="none" w:sz="0" w:space="0" w:color="auto"/>
        <w:right w:val="none" w:sz="0" w:space="0" w:color="auto"/>
      </w:divBdr>
    </w:div>
    <w:div w:id="2079664764">
      <w:bodyDiv w:val="1"/>
      <w:marLeft w:val="0"/>
      <w:marRight w:val="0"/>
      <w:marTop w:val="0"/>
      <w:marBottom w:val="0"/>
      <w:divBdr>
        <w:top w:val="none" w:sz="0" w:space="0" w:color="auto"/>
        <w:left w:val="none" w:sz="0" w:space="0" w:color="auto"/>
        <w:bottom w:val="none" w:sz="0" w:space="0" w:color="auto"/>
        <w:right w:val="none" w:sz="0" w:space="0" w:color="auto"/>
      </w:divBdr>
    </w:div>
    <w:div w:id="2083679910">
      <w:bodyDiv w:val="1"/>
      <w:marLeft w:val="0"/>
      <w:marRight w:val="0"/>
      <w:marTop w:val="0"/>
      <w:marBottom w:val="0"/>
      <w:divBdr>
        <w:top w:val="none" w:sz="0" w:space="0" w:color="auto"/>
        <w:left w:val="none" w:sz="0" w:space="0" w:color="auto"/>
        <w:bottom w:val="none" w:sz="0" w:space="0" w:color="auto"/>
        <w:right w:val="none" w:sz="0" w:space="0" w:color="auto"/>
      </w:divBdr>
    </w:div>
    <w:div w:id="2096440089">
      <w:bodyDiv w:val="1"/>
      <w:marLeft w:val="0"/>
      <w:marRight w:val="0"/>
      <w:marTop w:val="0"/>
      <w:marBottom w:val="0"/>
      <w:divBdr>
        <w:top w:val="none" w:sz="0" w:space="0" w:color="auto"/>
        <w:left w:val="none" w:sz="0" w:space="0" w:color="auto"/>
        <w:bottom w:val="none" w:sz="0" w:space="0" w:color="auto"/>
        <w:right w:val="none" w:sz="0" w:space="0" w:color="auto"/>
      </w:divBdr>
      <w:divsChild>
        <w:div w:id="18704088">
          <w:marLeft w:val="0"/>
          <w:marRight w:val="0"/>
          <w:marTop w:val="0"/>
          <w:marBottom w:val="0"/>
          <w:divBdr>
            <w:top w:val="none" w:sz="0" w:space="0" w:color="auto"/>
            <w:left w:val="none" w:sz="0" w:space="0" w:color="auto"/>
            <w:bottom w:val="none" w:sz="0" w:space="0" w:color="auto"/>
            <w:right w:val="none" w:sz="0" w:space="0" w:color="auto"/>
          </w:divBdr>
        </w:div>
        <w:div w:id="152449990">
          <w:marLeft w:val="0"/>
          <w:marRight w:val="0"/>
          <w:marTop w:val="0"/>
          <w:marBottom w:val="0"/>
          <w:divBdr>
            <w:top w:val="none" w:sz="0" w:space="0" w:color="auto"/>
            <w:left w:val="none" w:sz="0" w:space="0" w:color="auto"/>
            <w:bottom w:val="none" w:sz="0" w:space="0" w:color="auto"/>
            <w:right w:val="none" w:sz="0" w:space="0" w:color="auto"/>
          </w:divBdr>
        </w:div>
        <w:div w:id="177813054">
          <w:marLeft w:val="0"/>
          <w:marRight w:val="0"/>
          <w:marTop w:val="0"/>
          <w:marBottom w:val="0"/>
          <w:divBdr>
            <w:top w:val="none" w:sz="0" w:space="0" w:color="auto"/>
            <w:left w:val="none" w:sz="0" w:space="0" w:color="auto"/>
            <w:bottom w:val="none" w:sz="0" w:space="0" w:color="auto"/>
            <w:right w:val="none" w:sz="0" w:space="0" w:color="auto"/>
          </w:divBdr>
        </w:div>
        <w:div w:id="315107351">
          <w:marLeft w:val="0"/>
          <w:marRight w:val="0"/>
          <w:marTop w:val="0"/>
          <w:marBottom w:val="0"/>
          <w:divBdr>
            <w:top w:val="none" w:sz="0" w:space="0" w:color="auto"/>
            <w:left w:val="none" w:sz="0" w:space="0" w:color="auto"/>
            <w:bottom w:val="none" w:sz="0" w:space="0" w:color="auto"/>
            <w:right w:val="none" w:sz="0" w:space="0" w:color="auto"/>
          </w:divBdr>
        </w:div>
        <w:div w:id="379132877">
          <w:marLeft w:val="0"/>
          <w:marRight w:val="0"/>
          <w:marTop w:val="0"/>
          <w:marBottom w:val="0"/>
          <w:divBdr>
            <w:top w:val="none" w:sz="0" w:space="0" w:color="auto"/>
            <w:left w:val="none" w:sz="0" w:space="0" w:color="auto"/>
            <w:bottom w:val="none" w:sz="0" w:space="0" w:color="auto"/>
            <w:right w:val="none" w:sz="0" w:space="0" w:color="auto"/>
          </w:divBdr>
        </w:div>
        <w:div w:id="468592299">
          <w:marLeft w:val="0"/>
          <w:marRight w:val="0"/>
          <w:marTop w:val="0"/>
          <w:marBottom w:val="0"/>
          <w:divBdr>
            <w:top w:val="none" w:sz="0" w:space="0" w:color="auto"/>
            <w:left w:val="none" w:sz="0" w:space="0" w:color="auto"/>
            <w:bottom w:val="none" w:sz="0" w:space="0" w:color="auto"/>
            <w:right w:val="none" w:sz="0" w:space="0" w:color="auto"/>
          </w:divBdr>
        </w:div>
        <w:div w:id="494684479">
          <w:marLeft w:val="0"/>
          <w:marRight w:val="0"/>
          <w:marTop w:val="0"/>
          <w:marBottom w:val="0"/>
          <w:divBdr>
            <w:top w:val="none" w:sz="0" w:space="0" w:color="auto"/>
            <w:left w:val="none" w:sz="0" w:space="0" w:color="auto"/>
            <w:bottom w:val="none" w:sz="0" w:space="0" w:color="auto"/>
            <w:right w:val="none" w:sz="0" w:space="0" w:color="auto"/>
          </w:divBdr>
        </w:div>
        <w:div w:id="560487510">
          <w:marLeft w:val="0"/>
          <w:marRight w:val="0"/>
          <w:marTop w:val="0"/>
          <w:marBottom w:val="0"/>
          <w:divBdr>
            <w:top w:val="none" w:sz="0" w:space="0" w:color="auto"/>
            <w:left w:val="none" w:sz="0" w:space="0" w:color="auto"/>
            <w:bottom w:val="none" w:sz="0" w:space="0" w:color="auto"/>
            <w:right w:val="none" w:sz="0" w:space="0" w:color="auto"/>
          </w:divBdr>
        </w:div>
        <w:div w:id="652953609">
          <w:marLeft w:val="0"/>
          <w:marRight w:val="0"/>
          <w:marTop w:val="0"/>
          <w:marBottom w:val="0"/>
          <w:divBdr>
            <w:top w:val="none" w:sz="0" w:space="0" w:color="auto"/>
            <w:left w:val="none" w:sz="0" w:space="0" w:color="auto"/>
            <w:bottom w:val="none" w:sz="0" w:space="0" w:color="auto"/>
            <w:right w:val="none" w:sz="0" w:space="0" w:color="auto"/>
          </w:divBdr>
        </w:div>
        <w:div w:id="762605966">
          <w:marLeft w:val="0"/>
          <w:marRight w:val="0"/>
          <w:marTop w:val="0"/>
          <w:marBottom w:val="0"/>
          <w:divBdr>
            <w:top w:val="none" w:sz="0" w:space="0" w:color="auto"/>
            <w:left w:val="none" w:sz="0" w:space="0" w:color="auto"/>
            <w:bottom w:val="none" w:sz="0" w:space="0" w:color="auto"/>
            <w:right w:val="none" w:sz="0" w:space="0" w:color="auto"/>
          </w:divBdr>
        </w:div>
        <w:div w:id="1077048713">
          <w:marLeft w:val="0"/>
          <w:marRight w:val="0"/>
          <w:marTop w:val="0"/>
          <w:marBottom w:val="0"/>
          <w:divBdr>
            <w:top w:val="none" w:sz="0" w:space="0" w:color="auto"/>
            <w:left w:val="none" w:sz="0" w:space="0" w:color="auto"/>
            <w:bottom w:val="none" w:sz="0" w:space="0" w:color="auto"/>
            <w:right w:val="none" w:sz="0" w:space="0" w:color="auto"/>
          </w:divBdr>
        </w:div>
        <w:div w:id="1761099750">
          <w:marLeft w:val="0"/>
          <w:marRight w:val="0"/>
          <w:marTop w:val="0"/>
          <w:marBottom w:val="0"/>
          <w:divBdr>
            <w:top w:val="none" w:sz="0" w:space="0" w:color="auto"/>
            <w:left w:val="none" w:sz="0" w:space="0" w:color="auto"/>
            <w:bottom w:val="none" w:sz="0" w:space="0" w:color="auto"/>
            <w:right w:val="none" w:sz="0" w:space="0" w:color="auto"/>
          </w:divBdr>
        </w:div>
        <w:div w:id="2069768789">
          <w:marLeft w:val="0"/>
          <w:marRight w:val="0"/>
          <w:marTop w:val="0"/>
          <w:marBottom w:val="0"/>
          <w:divBdr>
            <w:top w:val="none" w:sz="0" w:space="0" w:color="auto"/>
            <w:left w:val="none" w:sz="0" w:space="0" w:color="auto"/>
            <w:bottom w:val="none" w:sz="0" w:space="0" w:color="auto"/>
            <w:right w:val="none" w:sz="0" w:space="0" w:color="auto"/>
          </w:divBdr>
        </w:div>
      </w:divsChild>
    </w:div>
    <w:div w:id="2098674399">
      <w:bodyDiv w:val="1"/>
      <w:marLeft w:val="0"/>
      <w:marRight w:val="0"/>
      <w:marTop w:val="0"/>
      <w:marBottom w:val="0"/>
      <w:divBdr>
        <w:top w:val="none" w:sz="0" w:space="0" w:color="auto"/>
        <w:left w:val="none" w:sz="0" w:space="0" w:color="auto"/>
        <w:bottom w:val="none" w:sz="0" w:space="0" w:color="auto"/>
        <w:right w:val="none" w:sz="0" w:space="0" w:color="auto"/>
      </w:divBdr>
    </w:div>
    <w:div w:id="2105417684">
      <w:bodyDiv w:val="1"/>
      <w:marLeft w:val="0"/>
      <w:marRight w:val="0"/>
      <w:marTop w:val="0"/>
      <w:marBottom w:val="0"/>
      <w:divBdr>
        <w:top w:val="none" w:sz="0" w:space="0" w:color="auto"/>
        <w:left w:val="none" w:sz="0" w:space="0" w:color="auto"/>
        <w:bottom w:val="none" w:sz="0" w:space="0" w:color="auto"/>
        <w:right w:val="none" w:sz="0" w:space="0" w:color="auto"/>
      </w:divBdr>
    </w:div>
    <w:div w:id="2111197085">
      <w:bodyDiv w:val="1"/>
      <w:marLeft w:val="0"/>
      <w:marRight w:val="0"/>
      <w:marTop w:val="0"/>
      <w:marBottom w:val="0"/>
      <w:divBdr>
        <w:top w:val="none" w:sz="0" w:space="0" w:color="auto"/>
        <w:left w:val="none" w:sz="0" w:space="0" w:color="auto"/>
        <w:bottom w:val="none" w:sz="0" w:space="0" w:color="auto"/>
        <w:right w:val="none" w:sz="0" w:space="0" w:color="auto"/>
      </w:divBdr>
      <w:divsChild>
        <w:div w:id="1788887528">
          <w:marLeft w:val="0"/>
          <w:marRight w:val="0"/>
          <w:marTop w:val="0"/>
          <w:marBottom w:val="0"/>
          <w:divBdr>
            <w:top w:val="none" w:sz="0" w:space="0" w:color="auto"/>
            <w:left w:val="none" w:sz="0" w:space="0" w:color="auto"/>
            <w:bottom w:val="none" w:sz="0" w:space="0" w:color="auto"/>
            <w:right w:val="none" w:sz="0" w:space="0" w:color="auto"/>
          </w:divBdr>
        </w:div>
      </w:divsChild>
    </w:div>
    <w:div w:id="2121215073">
      <w:bodyDiv w:val="1"/>
      <w:marLeft w:val="0"/>
      <w:marRight w:val="0"/>
      <w:marTop w:val="0"/>
      <w:marBottom w:val="0"/>
      <w:divBdr>
        <w:top w:val="none" w:sz="0" w:space="0" w:color="auto"/>
        <w:left w:val="none" w:sz="0" w:space="0" w:color="auto"/>
        <w:bottom w:val="none" w:sz="0" w:space="0" w:color="auto"/>
        <w:right w:val="none" w:sz="0" w:space="0" w:color="auto"/>
      </w:divBdr>
    </w:div>
    <w:div w:id="2128311328">
      <w:bodyDiv w:val="1"/>
      <w:marLeft w:val="0"/>
      <w:marRight w:val="0"/>
      <w:marTop w:val="0"/>
      <w:marBottom w:val="0"/>
      <w:divBdr>
        <w:top w:val="none" w:sz="0" w:space="0" w:color="auto"/>
        <w:left w:val="none" w:sz="0" w:space="0" w:color="auto"/>
        <w:bottom w:val="none" w:sz="0" w:space="0" w:color="auto"/>
        <w:right w:val="none" w:sz="0" w:space="0" w:color="auto"/>
      </w:divBdr>
    </w:div>
    <w:div w:id="2138909306">
      <w:bodyDiv w:val="1"/>
      <w:marLeft w:val="0"/>
      <w:marRight w:val="0"/>
      <w:marTop w:val="0"/>
      <w:marBottom w:val="0"/>
      <w:divBdr>
        <w:top w:val="none" w:sz="0" w:space="0" w:color="auto"/>
        <w:left w:val="none" w:sz="0" w:space="0" w:color="auto"/>
        <w:bottom w:val="none" w:sz="0" w:space="0" w:color="auto"/>
        <w:right w:val="none" w:sz="0" w:space="0" w:color="auto"/>
      </w:divBdr>
    </w:div>
    <w:div w:id="2141337353">
      <w:bodyDiv w:val="1"/>
      <w:marLeft w:val="0"/>
      <w:marRight w:val="0"/>
      <w:marTop w:val="0"/>
      <w:marBottom w:val="0"/>
      <w:divBdr>
        <w:top w:val="none" w:sz="0" w:space="0" w:color="auto"/>
        <w:left w:val="none" w:sz="0" w:space="0" w:color="auto"/>
        <w:bottom w:val="none" w:sz="0" w:space="0" w:color="auto"/>
        <w:right w:val="none" w:sz="0" w:space="0" w:color="auto"/>
      </w:divBdr>
    </w:div>
    <w:div w:id="2144806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fastapi.tiangolo.com/" TargetMode="External"/><Relationship Id="rId89" Type="http://schemas.openxmlformats.org/officeDocument/2006/relationships/hyperlink" Target="https://docs.opencv.org/" TargetMode="Externa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hyperlink" Target="https://docs.opencv.org/4.x/dc/dbb/tutorial_py_calibration.html" TargetMode="Externa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comments" Target="comment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hyperlink" Target="https://www.starlette.io/websockets/"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https://docs.ultralytics.com/" TargetMode="External"/><Relationship Id="rId88" Type="http://schemas.openxmlformats.org/officeDocument/2006/relationships/hyperlink" Target="https://docs.python.org/3/library/concurrent.futures.html" TargetMode="External"/><Relationship Id="rId91" Type="http://schemas.openxmlformats.org/officeDocument/2006/relationships/hyperlink" Target="https://www.electronjs.org/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developer.mozilla.org/en-US/docs/Web/API/WebSocket" TargetMode="External"/><Relationship Id="rId9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react.dev/"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ocs.python.org/3/library/asyncio.html"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5EEA1-3B6A-453A-8950-B6E9196FC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6418</TotalTime>
  <Pages>62</Pages>
  <Words>6911</Words>
  <Characters>39397</Characters>
  <Application>Microsoft Office Word</Application>
  <DocSecurity>0</DocSecurity>
  <Lines>328</Lines>
  <Paragraphs>92</Paragraphs>
  <ScaleCrop>false</ScaleCrop>
  <Company>電子科</Company>
  <LinksUpToDate>false</LinksUpToDate>
  <CharactersWithSpaces>46216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 時間：88年9月8日(星期三)下午4：10</dc:title>
  <dc:subject/>
  <dc:creator>zxc</dc:creator>
  <cp:keywords/>
  <dc:description/>
  <cp:lastModifiedBy>許宸翊</cp:lastModifiedBy>
  <cp:revision>4</cp:revision>
  <cp:lastPrinted>2026-01-05T00:29:00Z</cp:lastPrinted>
  <dcterms:created xsi:type="dcterms:W3CDTF">2025-12-25T03:54:00Z</dcterms:created>
  <dcterms:modified xsi:type="dcterms:W3CDTF">2026-06-21T15:08:00Z</dcterms:modified>
</cp:coreProperties>
</file>